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4A52" w14:textId="242CCE2A" w:rsidR="004D36D7" w:rsidRPr="00FD4A68" w:rsidRDefault="00184AD1" w:rsidP="00EF486C">
      <w:pPr>
        <w:pStyle w:val="Title"/>
        <w:rPr>
          <w:rStyle w:val="LabTitleInstVersred"/>
          <w:b/>
          <w:color w:val="auto"/>
        </w:rPr>
      </w:pPr>
      <w:sdt>
        <w:sdtPr>
          <w:rPr>
            <w:b w:val="0"/>
            <w:color w:val="EE0000"/>
          </w:rPr>
          <w:alias w:val="Title"/>
          <w:tag w:val=""/>
          <w:id w:val="-487021785"/>
          <w:placeholder>
            <w:docPart w:val="4CE53E9B6576436CA9E655049978329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Pr="00EF486C">
            <w:t xml:space="preserve">Optional Lab - </w:t>
          </w:r>
          <w:bookmarkStart w:id="0" w:name="_Hlk64968648"/>
          <w:r w:rsidRPr="00EF486C">
            <w:t>Configure ASA Basic Settings Using CLI</w:t>
          </w:r>
        </w:sdtContent>
      </w:sdt>
      <w:bookmarkEnd w:id="0"/>
      <w:r w:rsidR="004D36D7" w:rsidRPr="00FD4A68">
        <w:t xml:space="preserve"> </w:t>
      </w:r>
      <w:ins w:id="1" w:author="DAYUTH THY" w:date="2026-03-15T14:59:00Z" w16du:dateUtc="2026-03-15T07:59:00Z">
        <w:r>
          <w:t xml:space="preserve"> ( THY DAYUTH )</w:t>
        </w:r>
      </w:ins>
    </w:p>
    <w:p w14:paraId="61741A2E" w14:textId="03840B6E" w:rsidR="00D778DF" w:rsidRPr="00E70096" w:rsidRDefault="00D778DF" w:rsidP="00D452F4">
      <w:pPr>
        <w:pStyle w:val="Heading1"/>
      </w:pPr>
      <w:r w:rsidRPr="00E70096">
        <w:t>Topology</w:t>
      </w:r>
    </w:p>
    <w:p w14:paraId="29BFCE92" w14:textId="1EF04B43" w:rsidR="009D4AB4" w:rsidRDefault="009D4AB4" w:rsidP="00D778DF">
      <w:pPr>
        <w:pStyle w:val="Visual"/>
      </w:pPr>
      <w:r>
        <w:rPr>
          <w:noProof/>
        </w:rPr>
        <w:drawing>
          <wp:inline distT="0" distB="0" distL="0" distR="0" wp14:anchorId="309EACA1" wp14:editId="17C5D933">
            <wp:extent cx="6398358" cy="3940232"/>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10513" cy="3947717"/>
                    </a:xfrm>
                    <a:prstGeom prst="rect">
                      <a:avLst/>
                    </a:prstGeom>
                    <a:noFill/>
                  </pic:spPr>
                </pic:pic>
              </a:graphicData>
            </a:graphic>
          </wp:inline>
        </w:drawing>
      </w:r>
    </w:p>
    <w:p w14:paraId="017D5BA8" w14:textId="51CA9D2B" w:rsidR="00D778DF" w:rsidRPr="00E70096" w:rsidRDefault="00D778DF" w:rsidP="00D452F4">
      <w:pPr>
        <w:pStyle w:val="Heading1"/>
      </w:pPr>
      <w:r w:rsidRPr="00E70096">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itch port."/>
      </w:tblPr>
      <w:tblGrid>
        <w:gridCol w:w="1122"/>
        <w:gridCol w:w="1870"/>
        <w:gridCol w:w="1907"/>
        <w:gridCol w:w="1816"/>
        <w:gridCol w:w="1593"/>
        <w:gridCol w:w="1772"/>
      </w:tblGrid>
      <w:tr w:rsidR="008C22D9" w:rsidRPr="00E87D62" w14:paraId="692DF2C0" w14:textId="77777777" w:rsidTr="0093044E">
        <w:trPr>
          <w:cantSplit/>
          <w:tblHeader/>
          <w:jc w:val="center"/>
        </w:trPr>
        <w:tc>
          <w:tcPr>
            <w:tcW w:w="1112" w:type="dxa"/>
            <w:tcBorders>
              <w:top w:val="single" w:sz="2" w:space="0" w:color="auto"/>
              <w:left w:val="single" w:sz="2" w:space="0" w:color="auto"/>
              <w:bottom w:val="single" w:sz="4" w:space="0" w:color="auto"/>
              <w:right w:val="single" w:sz="2" w:space="0" w:color="auto"/>
              <w:tl2br w:val="nil"/>
              <w:tr2bl w:val="nil"/>
            </w:tcBorders>
            <w:shd w:val="clear" w:color="auto" w:fill="DBE5F1"/>
            <w:vAlign w:val="bottom"/>
          </w:tcPr>
          <w:p w14:paraId="494E5AF9" w14:textId="77777777" w:rsidR="008C22D9" w:rsidRPr="00E87D62" w:rsidRDefault="008C22D9" w:rsidP="00B402D3">
            <w:pPr>
              <w:pStyle w:val="TableHeading"/>
            </w:pPr>
            <w:r w:rsidRPr="00E87D62">
              <w:t>Device</w:t>
            </w:r>
          </w:p>
        </w:tc>
        <w:tc>
          <w:tcPr>
            <w:tcW w:w="18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04DB18" w14:textId="77777777" w:rsidR="008C22D9" w:rsidRPr="00E87D62" w:rsidRDefault="008C22D9" w:rsidP="00B402D3">
            <w:pPr>
              <w:pStyle w:val="TableHeading"/>
            </w:pPr>
            <w:r w:rsidRPr="00E87D62">
              <w:t>Interface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B562359" w14:textId="77777777" w:rsidR="008C22D9" w:rsidRPr="00E87D62" w:rsidRDefault="008C22D9" w:rsidP="00B402D3">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97024C" w14:textId="77777777" w:rsidR="008C22D9" w:rsidRPr="00E87D62" w:rsidRDefault="008C22D9" w:rsidP="00B402D3">
            <w:pPr>
              <w:pStyle w:val="TableHeading"/>
            </w:pPr>
            <w:r w:rsidRPr="00E87D62">
              <w:t>Subnet Mask</w:t>
            </w:r>
          </w:p>
        </w:tc>
        <w:tc>
          <w:tcPr>
            <w:tcW w:w="15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3FE5EA" w14:textId="77777777" w:rsidR="008C22D9" w:rsidRPr="00E87D62" w:rsidRDefault="008C22D9" w:rsidP="00B402D3">
            <w:pPr>
              <w:pStyle w:val="TableHeading"/>
            </w:pPr>
            <w:r w:rsidRPr="00E87D62">
              <w:t>Default Gateway</w:t>
            </w:r>
          </w:p>
        </w:tc>
        <w:tc>
          <w:tcPr>
            <w:tcW w:w="17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C6426B6" w14:textId="77777777" w:rsidR="008C22D9" w:rsidRPr="00E87D62" w:rsidRDefault="008C22D9" w:rsidP="0093044E">
            <w:pPr>
              <w:pStyle w:val="TableHeading"/>
            </w:pPr>
            <w:r>
              <w:t>Switch Port</w:t>
            </w:r>
          </w:p>
        </w:tc>
      </w:tr>
      <w:tr w:rsidR="008F1798" w:rsidRPr="00E87D62" w14:paraId="228E8896" w14:textId="77777777" w:rsidTr="007C4125">
        <w:trPr>
          <w:cantSplit/>
          <w:jc w:val="center"/>
        </w:trPr>
        <w:tc>
          <w:tcPr>
            <w:tcW w:w="1112" w:type="dxa"/>
            <w:tcBorders>
              <w:top w:val="single" w:sz="4" w:space="0" w:color="auto"/>
              <w:left w:val="single" w:sz="4" w:space="0" w:color="auto"/>
              <w:bottom w:val="nil"/>
              <w:right w:val="single" w:sz="4" w:space="0" w:color="auto"/>
            </w:tcBorders>
            <w:vAlign w:val="center"/>
          </w:tcPr>
          <w:p w14:paraId="22C69967" w14:textId="77777777" w:rsidR="008F1798" w:rsidRPr="00E87D62" w:rsidRDefault="008F1798" w:rsidP="008F1798">
            <w:pPr>
              <w:pStyle w:val="TableText"/>
            </w:pPr>
            <w:r>
              <w:t>R1</w:t>
            </w:r>
          </w:p>
        </w:tc>
        <w:tc>
          <w:tcPr>
            <w:tcW w:w="1853" w:type="dxa"/>
            <w:tcBorders>
              <w:left w:val="single" w:sz="4" w:space="0" w:color="auto"/>
            </w:tcBorders>
            <w:vAlign w:val="bottom"/>
          </w:tcPr>
          <w:p w14:paraId="37F7BC3E" w14:textId="77777777" w:rsidR="008F1798" w:rsidRPr="00E87D62" w:rsidRDefault="008F1798" w:rsidP="008F1798">
            <w:pPr>
              <w:pStyle w:val="TableText"/>
            </w:pPr>
            <w:r>
              <w:t>G</w:t>
            </w:r>
            <w:r w:rsidRPr="00E87D62">
              <w:t>0/0/0</w:t>
            </w:r>
          </w:p>
        </w:tc>
        <w:tc>
          <w:tcPr>
            <w:tcW w:w="1890" w:type="dxa"/>
            <w:vAlign w:val="bottom"/>
          </w:tcPr>
          <w:p w14:paraId="35FD565D" w14:textId="55E059C5" w:rsidR="008F1798" w:rsidRPr="00E87D62" w:rsidRDefault="008F1798" w:rsidP="008F1798">
            <w:pPr>
              <w:pStyle w:val="TableText"/>
            </w:pPr>
            <w:r>
              <w:t>172.16.3.1</w:t>
            </w:r>
          </w:p>
        </w:tc>
        <w:tc>
          <w:tcPr>
            <w:tcW w:w="1800" w:type="dxa"/>
            <w:vAlign w:val="bottom"/>
          </w:tcPr>
          <w:p w14:paraId="52E6FE55" w14:textId="3A89BF0A" w:rsidR="008F1798" w:rsidRPr="00E87D62" w:rsidRDefault="008F1798" w:rsidP="008F1798">
            <w:pPr>
              <w:pStyle w:val="TableText"/>
            </w:pPr>
            <w:r w:rsidRPr="00E87D62">
              <w:t>255.255.255.0</w:t>
            </w:r>
          </w:p>
        </w:tc>
        <w:tc>
          <w:tcPr>
            <w:tcW w:w="1579" w:type="dxa"/>
            <w:tcBorders>
              <w:bottom w:val="nil"/>
            </w:tcBorders>
            <w:vAlign w:val="bottom"/>
          </w:tcPr>
          <w:p w14:paraId="02B7E6D6" w14:textId="77777777" w:rsidR="008F1798" w:rsidRPr="00E87D62" w:rsidRDefault="008F1798" w:rsidP="008F1798">
            <w:pPr>
              <w:pStyle w:val="TableText"/>
            </w:pPr>
            <w:r w:rsidRPr="00E87D62">
              <w:t>N/A</w:t>
            </w:r>
          </w:p>
        </w:tc>
        <w:tc>
          <w:tcPr>
            <w:tcW w:w="1756" w:type="dxa"/>
          </w:tcPr>
          <w:p w14:paraId="641F5F0E" w14:textId="67B57FA9" w:rsidR="008F1798" w:rsidRPr="00E87D62" w:rsidRDefault="008F1798" w:rsidP="008F1798">
            <w:pPr>
              <w:pStyle w:val="TableText"/>
            </w:pPr>
            <w:r>
              <w:t>S3 F0/5</w:t>
            </w:r>
          </w:p>
        </w:tc>
      </w:tr>
      <w:tr w:rsidR="008C22D9" w:rsidRPr="00E87D62" w14:paraId="2DAB5DDC" w14:textId="77777777" w:rsidTr="007C4125">
        <w:trPr>
          <w:cantSplit/>
          <w:jc w:val="center"/>
        </w:trPr>
        <w:tc>
          <w:tcPr>
            <w:tcW w:w="1112" w:type="dxa"/>
            <w:tcBorders>
              <w:top w:val="nil"/>
              <w:left w:val="single" w:sz="4" w:space="0" w:color="auto"/>
              <w:bottom w:val="single" w:sz="4" w:space="0" w:color="auto"/>
              <w:right w:val="single" w:sz="4" w:space="0" w:color="auto"/>
            </w:tcBorders>
            <w:vAlign w:val="bottom"/>
          </w:tcPr>
          <w:p w14:paraId="511AAD92" w14:textId="77777777" w:rsidR="008C22D9" w:rsidRDefault="008C22D9" w:rsidP="00B402D3">
            <w:pPr>
              <w:pStyle w:val="ConfigWindow"/>
            </w:pPr>
            <w:r>
              <w:t>R1</w:t>
            </w:r>
          </w:p>
        </w:tc>
        <w:tc>
          <w:tcPr>
            <w:tcW w:w="1853" w:type="dxa"/>
            <w:tcBorders>
              <w:left w:val="single" w:sz="4" w:space="0" w:color="auto"/>
            </w:tcBorders>
            <w:vAlign w:val="bottom"/>
          </w:tcPr>
          <w:p w14:paraId="07819408" w14:textId="77777777" w:rsidR="008C22D9" w:rsidRDefault="008C22D9" w:rsidP="00B402D3">
            <w:pPr>
              <w:pStyle w:val="TableText"/>
            </w:pPr>
            <w:r>
              <w:t>G</w:t>
            </w:r>
            <w:r w:rsidRPr="00E87D62">
              <w:t>0/</w:t>
            </w:r>
            <w:r>
              <w:t>0/1</w:t>
            </w:r>
          </w:p>
        </w:tc>
        <w:tc>
          <w:tcPr>
            <w:tcW w:w="1890" w:type="dxa"/>
            <w:vAlign w:val="bottom"/>
          </w:tcPr>
          <w:p w14:paraId="1118B028" w14:textId="77777777" w:rsidR="008C22D9" w:rsidRPr="00E87D62" w:rsidRDefault="008C22D9" w:rsidP="00B402D3">
            <w:pPr>
              <w:pStyle w:val="TableText"/>
            </w:pPr>
            <w:r>
              <w:t>209.165.200.225</w:t>
            </w:r>
          </w:p>
        </w:tc>
        <w:tc>
          <w:tcPr>
            <w:tcW w:w="1800" w:type="dxa"/>
            <w:vAlign w:val="bottom"/>
          </w:tcPr>
          <w:p w14:paraId="7B2A9950" w14:textId="77777777" w:rsidR="008C22D9" w:rsidRPr="00E87D62" w:rsidRDefault="008C22D9" w:rsidP="00B402D3">
            <w:pPr>
              <w:pStyle w:val="TableText"/>
            </w:pPr>
            <w:r w:rsidRPr="00E87D62">
              <w:t>255.255.255.</w:t>
            </w:r>
            <w:r>
              <w:t>248</w:t>
            </w:r>
          </w:p>
        </w:tc>
        <w:tc>
          <w:tcPr>
            <w:tcW w:w="1579" w:type="dxa"/>
            <w:tcBorders>
              <w:top w:val="nil"/>
              <w:bottom w:val="single" w:sz="2" w:space="0" w:color="auto"/>
            </w:tcBorders>
            <w:vAlign w:val="bottom"/>
          </w:tcPr>
          <w:p w14:paraId="2C488767" w14:textId="77777777" w:rsidR="008C22D9" w:rsidRPr="00E87D62" w:rsidRDefault="008C22D9" w:rsidP="00B402D3">
            <w:pPr>
              <w:pStyle w:val="ConfigWindow"/>
            </w:pPr>
          </w:p>
        </w:tc>
        <w:tc>
          <w:tcPr>
            <w:tcW w:w="1756" w:type="dxa"/>
            <w:tcBorders>
              <w:bottom w:val="single" w:sz="2" w:space="0" w:color="auto"/>
            </w:tcBorders>
          </w:tcPr>
          <w:p w14:paraId="757F3F46" w14:textId="77777777" w:rsidR="008C22D9" w:rsidRDefault="008C22D9" w:rsidP="00B402D3">
            <w:pPr>
              <w:pStyle w:val="TableText"/>
            </w:pPr>
            <w:r>
              <w:t>ASA G1/1</w:t>
            </w:r>
          </w:p>
        </w:tc>
      </w:tr>
      <w:tr w:rsidR="008C22D9" w:rsidRPr="009D1903" w14:paraId="1CD69796" w14:textId="77777777" w:rsidTr="007C4125">
        <w:trPr>
          <w:cantSplit/>
          <w:jc w:val="center"/>
        </w:trPr>
        <w:tc>
          <w:tcPr>
            <w:tcW w:w="1112" w:type="dxa"/>
            <w:tcBorders>
              <w:top w:val="single" w:sz="4" w:space="0" w:color="auto"/>
              <w:bottom w:val="nil"/>
            </w:tcBorders>
          </w:tcPr>
          <w:p w14:paraId="680E995B" w14:textId="77777777" w:rsidR="008C22D9" w:rsidRPr="009D1903" w:rsidRDefault="008C22D9" w:rsidP="00B402D3">
            <w:pPr>
              <w:pStyle w:val="TableText"/>
              <w:rPr>
                <w:lang w:val="pt-BR"/>
              </w:rPr>
            </w:pPr>
            <w:r w:rsidRPr="009D1903">
              <w:rPr>
                <w:lang w:val="pt-BR"/>
              </w:rPr>
              <w:t>ASA</w:t>
            </w:r>
          </w:p>
        </w:tc>
        <w:tc>
          <w:tcPr>
            <w:tcW w:w="1853" w:type="dxa"/>
          </w:tcPr>
          <w:p w14:paraId="131E163F" w14:textId="018ABF63" w:rsidR="008C22D9" w:rsidRPr="009D1903" w:rsidRDefault="008C22D9" w:rsidP="00B402D3">
            <w:pPr>
              <w:pStyle w:val="TableText"/>
              <w:rPr>
                <w:lang w:val="pt-BR"/>
              </w:rPr>
            </w:pPr>
            <w:r>
              <w:rPr>
                <w:lang w:val="pt-BR"/>
              </w:rPr>
              <w:t>G1/1 (</w:t>
            </w:r>
            <w:r w:rsidR="008F1798">
              <w:rPr>
                <w:lang w:val="pt-BR"/>
              </w:rPr>
              <w:t>OUTSIDE</w:t>
            </w:r>
            <w:r>
              <w:rPr>
                <w:lang w:val="pt-BR"/>
              </w:rPr>
              <w:t>)</w:t>
            </w:r>
          </w:p>
        </w:tc>
        <w:tc>
          <w:tcPr>
            <w:tcW w:w="1890" w:type="dxa"/>
          </w:tcPr>
          <w:p w14:paraId="04482EBB" w14:textId="77777777" w:rsidR="008C22D9" w:rsidRPr="009D1903" w:rsidRDefault="008C22D9" w:rsidP="00B402D3">
            <w:pPr>
              <w:pStyle w:val="TableText"/>
            </w:pPr>
            <w:r>
              <w:t>209.165.200.226</w:t>
            </w:r>
          </w:p>
        </w:tc>
        <w:tc>
          <w:tcPr>
            <w:tcW w:w="1800" w:type="dxa"/>
          </w:tcPr>
          <w:p w14:paraId="6035661E" w14:textId="77777777" w:rsidR="008C22D9" w:rsidRPr="009D1903" w:rsidRDefault="008C22D9" w:rsidP="00B402D3">
            <w:pPr>
              <w:pStyle w:val="TableText"/>
            </w:pPr>
            <w:r w:rsidRPr="009D1903">
              <w:t>255.255.255.248</w:t>
            </w:r>
          </w:p>
        </w:tc>
        <w:tc>
          <w:tcPr>
            <w:tcW w:w="1579" w:type="dxa"/>
            <w:tcBorders>
              <w:bottom w:val="nil"/>
            </w:tcBorders>
          </w:tcPr>
          <w:p w14:paraId="7B9B70D9" w14:textId="61A96E06" w:rsidR="008C22D9" w:rsidRPr="009D1903" w:rsidRDefault="008C22D9" w:rsidP="00B402D3">
            <w:pPr>
              <w:pStyle w:val="TableText"/>
            </w:pPr>
            <w:r w:rsidRPr="009D1903">
              <w:t>N</w:t>
            </w:r>
            <w:r w:rsidR="0089767B">
              <w:t>/</w:t>
            </w:r>
            <w:r w:rsidRPr="009D1903">
              <w:t>A</w:t>
            </w:r>
          </w:p>
        </w:tc>
        <w:tc>
          <w:tcPr>
            <w:tcW w:w="1756" w:type="dxa"/>
          </w:tcPr>
          <w:p w14:paraId="154540E0" w14:textId="77777777" w:rsidR="008C22D9" w:rsidRPr="009D1903" w:rsidRDefault="008C22D9" w:rsidP="00B402D3">
            <w:pPr>
              <w:pStyle w:val="TableText"/>
              <w:rPr>
                <w:lang w:val="pt-BR"/>
              </w:rPr>
            </w:pPr>
            <w:r w:rsidRPr="009D1903">
              <w:rPr>
                <w:lang w:val="pt-BR"/>
              </w:rPr>
              <w:t>R</w:t>
            </w:r>
            <w:r>
              <w:rPr>
                <w:lang w:val="pt-BR"/>
              </w:rPr>
              <w:t>1</w:t>
            </w:r>
            <w:r w:rsidRPr="009D1903">
              <w:rPr>
                <w:lang w:val="pt-BR"/>
              </w:rPr>
              <w:t xml:space="preserve"> </w:t>
            </w:r>
            <w:r>
              <w:rPr>
                <w:lang w:val="pt-BR"/>
              </w:rPr>
              <w:t>G</w:t>
            </w:r>
            <w:r w:rsidRPr="009D1903">
              <w:rPr>
                <w:lang w:val="pt-BR"/>
              </w:rPr>
              <w:t>0/0</w:t>
            </w:r>
            <w:r>
              <w:rPr>
                <w:lang w:val="pt-BR"/>
              </w:rPr>
              <w:t>/1</w:t>
            </w:r>
          </w:p>
        </w:tc>
      </w:tr>
      <w:tr w:rsidR="008C22D9" w:rsidRPr="006A3307" w14:paraId="070DA967" w14:textId="77777777" w:rsidTr="007C4125">
        <w:trPr>
          <w:cantSplit/>
          <w:jc w:val="center"/>
        </w:trPr>
        <w:tc>
          <w:tcPr>
            <w:tcW w:w="1112" w:type="dxa"/>
            <w:tcBorders>
              <w:top w:val="nil"/>
              <w:bottom w:val="nil"/>
            </w:tcBorders>
          </w:tcPr>
          <w:p w14:paraId="6F821088" w14:textId="77777777" w:rsidR="008C22D9" w:rsidRPr="009D1903" w:rsidRDefault="008C22D9" w:rsidP="00B402D3">
            <w:pPr>
              <w:pStyle w:val="ConfigWindow"/>
              <w:rPr>
                <w:lang w:val="pt-BR"/>
              </w:rPr>
            </w:pPr>
            <w:r w:rsidRPr="009D1903">
              <w:rPr>
                <w:lang w:val="pt-BR"/>
              </w:rPr>
              <w:t>ASA</w:t>
            </w:r>
          </w:p>
        </w:tc>
        <w:tc>
          <w:tcPr>
            <w:tcW w:w="1853" w:type="dxa"/>
          </w:tcPr>
          <w:p w14:paraId="6BC136B4" w14:textId="04590C4F" w:rsidR="008C22D9" w:rsidRPr="009D1903" w:rsidDel="00DD0D7C" w:rsidRDefault="008C22D9" w:rsidP="00B402D3">
            <w:pPr>
              <w:pStyle w:val="TableText"/>
              <w:rPr>
                <w:lang w:val="pt-BR"/>
              </w:rPr>
            </w:pPr>
            <w:r>
              <w:rPr>
                <w:lang w:val="pt-BR"/>
              </w:rPr>
              <w:t>G1/2 (</w:t>
            </w:r>
            <w:r w:rsidR="008F1798">
              <w:rPr>
                <w:lang w:val="pt-BR"/>
              </w:rPr>
              <w:t>INSIDE</w:t>
            </w:r>
            <w:r>
              <w:rPr>
                <w:lang w:val="pt-BR"/>
              </w:rPr>
              <w:t>)</w:t>
            </w:r>
          </w:p>
        </w:tc>
        <w:tc>
          <w:tcPr>
            <w:tcW w:w="1890" w:type="dxa"/>
          </w:tcPr>
          <w:p w14:paraId="6E5C769F" w14:textId="77777777" w:rsidR="008C22D9" w:rsidRPr="006A3307" w:rsidRDefault="008C22D9" w:rsidP="00B402D3">
            <w:pPr>
              <w:pStyle w:val="TableText"/>
              <w:rPr>
                <w:noProof/>
              </w:rPr>
            </w:pPr>
            <w:r w:rsidRPr="009D1903">
              <w:t>192.168.1.1</w:t>
            </w:r>
          </w:p>
        </w:tc>
        <w:tc>
          <w:tcPr>
            <w:tcW w:w="1800" w:type="dxa"/>
          </w:tcPr>
          <w:p w14:paraId="6C3FACDE" w14:textId="77777777" w:rsidR="008C22D9" w:rsidRPr="006A3307" w:rsidRDefault="008C22D9" w:rsidP="00B402D3">
            <w:pPr>
              <w:pStyle w:val="TableText"/>
              <w:rPr>
                <w:noProof/>
              </w:rPr>
            </w:pPr>
            <w:r w:rsidRPr="009D1903">
              <w:t>255.255.255.0</w:t>
            </w:r>
          </w:p>
        </w:tc>
        <w:tc>
          <w:tcPr>
            <w:tcW w:w="1579" w:type="dxa"/>
            <w:tcBorders>
              <w:top w:val="nil"/>
              <w:bottom w:val="nil"/>
            </w:tcBorders>
          </w:tcPr>
          <w:p w14:paraId="61D7AB45" w14:textId="3BEEB7E4" w:rsidR="008C22D9" w:rsidRPr="006A3307" w:rsidRDefault="008C22D9" w:rsidP="00B402D3">
            <w:pPr>
              <w:pStyle w:val="ConfigWindow"/>
              <w:rPr>
                <w:noProof/>
              </w:rPr>
            </w:pPr>
            <w:r w:rsidRPr="009D1903">
              <w:t>N</w:t>
            </w:r>
            <w:r w:rsidR="0089767B">
              <w:t>/</w:t>
            </w:r>
            <w:r w:rsidRPr="009D1903">
              <w:t>A</w:t>
            </w:r>
          </w:p>
        </w:tc>
        <w:tc>
          <w:tcPr>
            <w:tcW w:w="1756" w:type="dxa"/>
          </w:tcPr>
          <w:p w14:paraId="29D26231" w14:textId="77777777" w:rsidR="008C22D9" w:rsidRPr="006A3307" w:rsidRDefault="008C22D9" w:rsidP="00B402D3">
            <w:pPr>
              <w:pStyle w:val="TableText"/>
              <w:rPr>
                <w:noProof/>
                <w:lang w:val="pt-BR"/>
              </w:rPr>
            </w:pPr>
            <w:r w:rsidRPr="009D1903">
              <w:rPr>
                <w:lang w:val="pt-BR"/>
              </w:rPr>
              <w:t>S2 F0/24</w:t>
            </w:r>
          </w:p>
        </w:tc>
      </w:tr>
      <w:tr w:rsidR="008C22D9" w:rsidRPr="006A3307" w14:paraId="46EDCC00" w14:textId="77777777" w:rsidTr="007C4125">
        <w:trPr>
          <w:cantSplit/>
          <w:jc w:val="center"/>
        </w:trPr>
        <w:tc>
          <w:tcPr>
            <w:tcW w:w="1112" w:type="dxa"/>
            <w:tcBorders>
              <w:top w:val="nil"/>
              <w:left w:val="single" w:sz="4" w:space="0" w:color="auto"/>
              <w:bottom w:val="nil"/>
              <w:right w:val="single" w:sz="4" w:space="0" w:color="auto"/>
            </w:tcBorders>
          </w:tcPr>
          <w:p w14:paraId="32287F5A" w14:textId="77777777" w:rsidR="008C22D9" w:rsidRPr="009D1903" w:rsidRDefault="008C22D9" w:rsidP="00B402D3">
            <w:pPr>
              <w:pStyle w:val="ConfigWindow"/>
              <w:rPr>
                <w:lang w:val="pt-BR"/>
              </w:rPr>
            </w:pPr>
            <w:r w:rsidRPr="009D1903">
              <w:rPr>
                <w:lang w:val="pt-BR"/>
              </w:rPr>
              <w:t>ASA</w:t>
            </w:r>
          </w:p>
        </w:tc>
        <w:tc>
          <w:tcPr>
            <w:tcW w:w="1853" w:type="dxa"/>
            <w:tcBorders>
              <w:left w:val="single" w:sz="4" w:space="0" w:color="auto"/>
            </w:tcBorders>
          </w:tcPr>
          <w:p w14:paraId="56AA7C9B" w14:textId="6349A5D3" w:rsidR="008C22D9" w:rsidRPr="009D1903" w:rsidRDefault="008C22D9" w:rsidP="00B402D3">
            <w:pPr>
              <w:pStyle w:val="TableText"/>
              <w:rPr>
                <w:lang w:val="pt-BR"/>
              </w:rPr>
            </w:pPr>
            <w:r>
              <w:rPr>
                <w:lang w:val="pt-BR"/>
              </w:rPr>
              <w:t>G1/3 (</w:t>
            </w:r>
            <w:r w:rsidR="008F1798">
              <w:rPr>
                <w:lang w:val="pt-BR"/>
              </w:rPr>
              <w:t>DMZ</w:t>
            </w:r>
            <w:r w:rsidRPr="009D1903">
              <w:rPr>
                <w:lang w:val="pt-BR"/>
              </w:rPr>
              <w:t>)</w:t>
            </w:r>
          </w:p>
        </w:tc>
        <w:tc>
          <w:tcPr>
            <w:tcW w:w="1890" w:type="dxa"/>
          </w:tcPr>
          <w:p w14:paraId="657B2923" w14:textId="77777777" w:rsidR="008C22D9" w:rsidRPr="006A3307" w:rsidRDefault="008C22D9" w:rsidP="00B402D3">
            <w:pPr>
              <w:pStyle w:val="TableText"/>
              <w:rPr>
                <w:noProof/>
              </w:rPr>
            </w:pPr>
            <w:r w:rsidRPr="006A3307">
              <w:rPr>
                <w:noProof/>
              </w:rPr>
              <w:t>192.168.2.1</w:t>
            </w:r>
          </w:p>
        </w:tc>
        <w:tc>
          <w:tcPr>
            <w:tcW w:w="1800" w:type="dxa"/>
            <w:tcBorders>
              <w:right w:val="single" w:sz="4" w:space="0" w:color="auto"/>
            </w:tcBorders>
          </w:tcPr>
          <w:p w14:paraId="40E613F5" w14:textId="77777777" w:rsidR="008C22D9" w:rsidRPr="006A3307" w:rsidRDefault="008C22D9" w:rsidP="00B402D3">
            <w:pPr>
              <w:pStyle w:val="TableText"/>
              <w:rPr>
                <w:noProof/>
              </w:rPr>
            </w:pPr>
            <w:r w:rsidRPr="006A3307">
              <w:rPr>
                <w:noProof/>
              </w:rPr>
              <w:t>255.255.255.0</w:t>
            </w:r>
          </w:p>
        </w:tc>
        <w:tc>
          <w:tcPr>
            <w:tcW w:w="1579" w:type="dxa"/>
            <w:tcBorders>
              <w:top w:val="nil"/>
              <w:left w:val="single" w:sz="4" w:space="0" w:color="auto"/>
              <w:bottom w:val="nil"/>
              <w:right w:val="single" w:sz="4" w:space="0" w:color="auto"/>
            </w:tcBorders>
          </w:tcPr>
          <w:p w14:paraId="55987B97" w14:textId="50118C41" w:rsidR="008C22D9" w:rsidRPr="006A3307" w:rsidRDefault="008C22D9" w:rsidP="00B402D3">
            <w:pPr>
              <w:pStyle w:val="ConfigWindow"/>
              <w:rPr>
                <w:noProof/>
              </w:rPr>
            </w:pPr>
            <w:r w:rsidRPr="006A3307">
              <w:rPr>
                <w:noProof/>
              </w:rPr>
              <w:t>N</w:t>
            </w:r>
            <w:r w:rsidR="0089767B">
              <w:rPr>
                <w:noProof/>
              </w:rPr>
              <w:t>/</w:t>
            </w:r>
            <w:r w:rsidRPr="006A3307">
              <w:rPr>
                <w:noProof/>
              </w:rPr>
              <w:t>A</w:t>
            </w:r>
          </w:p>
        </w:tc>
        <w:tc>
          <w:tcPr>
            <w:tcW w:w="1756" w:type="dxa"/>
            <w:tcBorders>
              <w:left w:val="single" w:sz="4" w:space="0" w:color="auto"/>
            </w:tcBorders>
          </w:tcPr>
          <w:p w14:paraId="55CA24AC" w14:textId="77777777" w:rsidR="008C22D9" w:rsidRPr="006A3307" w:rsidRDefault="008C22D9" w:rsidP="00B402D3">
            <w:pPr>
              <w:pStyle w:val="TableText"/>
              <w:rPr>
                <w:noProof/>
                <w:lang w:val="pt-BR"/>
              </w:rPr>
            </w:pPr>
            <w:r w:rsidRPr="006A3307">
              <w:rPr>
                <w:noProof/>
                <w:lang w:val="pt-BR"/>
              </w:rPr>
              <w:t>S1 F0/24</w:t>
            </w:r>
          </w:p>
        </w:tc>
      </w:tr>
      <w:tr w:rsidR="008C22D9" w:rsidRPr="006A3307" w14:paraId="21EF08EB" w14:textId="77777777" w:rsidTr="007C4125">
        <w:trPr>
          <w:cantSplit/>
          <w:jc w:val="center"/>
        </w:trPr>
        <w:tc>
          <w:tcPr>
            <w:tcW w:w="1112" w:type="dxa"/>
          </w:tcPr>
          <w:p w14:paraId="2BB7FCF5" w14:textId="77777777" w:rsidR="008C22D9" w:rsidRPr="006A3307" w:rsidRDefault="008C22D9" w:rsidP="00B402D3">
            <w:pPr>
              <w:pStyle w:val="TableText"/>
              <w:rPr>
                <w:noProof/>
                <w:lang w:val="pt-BR"/>
              </w:rPr>
            </w:pPr>
            <w:r w:rsidRPr="006A3307">
              <w:rPr>
                <w:noProof/>
                <w:lang w:val="pt-BR"/>
              </w:rPr>
              <w:t>PC-A</w:t>
            </w:r>
          </w:p>
        </w:tc>
        <w:tc>
          <w:tcPr>
            <w:tcW w:w="1853" w:type="dxa"/>
          </w:tcPr>
          <w:p w14:paraId="4C701E7E" w14:textId="77777777" w:rsidR="008C22D9" w:rsidRPr="006A3307" w:rsidRDefault="008C22D9" w:rsidP="00B402D3">
            <w:pPr>
              <w:pStyle w:val="TableText"/>
              <w:rPr>
                <w:noProof/>
                <w:lang w:val="pt-BR"/>
              </w:rPr>
            </w:pPr>
            <w:r w:rsidRPr="006A3307">
              <w:rPr>
                <w:noProof/>
                <w:lang w:val="pt-BR"/>
              </w:rPr>
              <w:t>NIC</w:t>
            </w:r>
          </w:p>
        </w:tc>
        <w:tc>
          <w:tcPr>
            <w:tcW w:w="1890" w:type="dxa"/>
          </w:tcPr>
          <w:p w14:paraId="044E994D" w14:textId="77777777" w:rsidR="008C22D9" w:rsidRPr="006A3307" w:rsidRDefault="008C22D9" w:rsidP="00B402D3">
            <w:pPr>
              <w:pStyle w:val="TableText"/>
              <w:rPr>
                <w:noProof/>
              </w:rPr>
            </w:pPr>
            <w:r w:rsidRPr="006A3307">
              <w:rPr>
                <w:noProof/>
              </w:rPr>
              <w:t>192.168.2.3</w:t>
            </w:r>
          </w:p>
        </w:tc>
        <w:tc>
          <w:tcPr>
            <w:tcW w:w="1800" w:type="dxa"/>
          </w:tcPr>
          <w:p w14:paraId="565BC410" w14:textId="77777777" w:rsidR="008C22D9" w:rsidRPr="006A3307" w:rsidRDefault="008C22D9" w:rsidP="00B402D3">
            <w:pPr>
              <w:pStyle w:val="TableText"/>
              <w:rPr>
                <w:noProof/>
              </w:rPr>
            </w:pPr>
            <w:r w:rsidRPr="006A3307">
              <w:rPr>
                <w:noProof/>
              </w:rPr>
              <w:t>255.255.255.0</w:t>
            </w:r>
          </w:p>
        </w:tc>
        <w:tc>
          <w:tcPr>
            <w:tcW w:w="1579" w:type="dxa"/>
          </w:tcPr>
          <w:p w14:paraId="197D7048" w14:textId="77777777" w:rsidR="008C22D9" w:rsidRPr="006A3307" w:rsidRDefault="008C22D9" w:rsidP="00B402D3">
            <w:pPr>
              <w:pStyle w:val="TableText"/>
              <w:rPr>
                <w:noProof/>
                <w:lang w:val="pt-BR"/>
              </w:rPr>
            </w:pPr>
            <w:r w:rsidRPr="006A3307">
              <w:rPr>
                <w:noProof/>
              </w:rPr>
              <w:t>192.168.2.1</w:t>
            </w:r>
          </w:p>
        </w:tc>
        <w:tc>
          <w:tcPr>
            <w:tcW w:w="1756" w:type="dxa"/>
          </w:tcPr>
          <w:p w14:paraId="7C494528" w14:textId="77777777" w:rsidR="008C22D9" w:rsidRPr="006A3307" w:rsidRDefault="008C22D9" w:rsidP="00B402D3">
            <w:pPr>
              <w:pStyle w:val="TableText"/>
              <w:rPr>
                <w:noProof/>
                <w:lang w:val="pt-BR"/>
              </w:rPr>
            </w:pPr>
            <w:r w:rsidRPr="006A3307">
              <w:rPr>
                <w:noProof/>
                <w:lang w:val="pt-BR"/>
              </w:rPr>
              <w:t>S1 F0/6</w:t>
            </w:r>
          </w:p>
        </w:tc>
      </w:tr>
      <w:tr w:rsidR="008C22D9" w:rsidRPr="00ED5E38" w14:paraId="33D503D4" w14:textId="77777777" w:rsidTr="007C4125">
        <w:trPr>
          <w:cantSplit/>
          <w:jc w:val="center"/>
        </w:trPr>
        <w:tc>
          <w:tcPr>
            <w:tcW w:w="1112" w:type="dxa"/>
          </w:tcPr>
          <w:p w14:paraId="6A35DCBC" w14:textId="77777777" w:rsidR="008C22D9" w:rsidRPr="006A3307" w:rsidRDefault="008C22D9" w:rsidP="00B402D3">
            <w:pPr>
              <w:pStyle w:val="TableText"/>
              <w:rPr>
                <w:noProof/>
                <w:lang w:val="pt-BR"/>
              </w:rPr>
            </w:pPr>
            <w:r w:rsidRPr="006A3307">
              <w:rPr>
                <w:noProof/>
                <w:lang w:val="pt-BR"/>
              </w:rPr>
              <w:t>PC-B</w:t>
            </w:r>
          </w:p>
        </w:tc>
        <w:tc>
          <w:tcPr>
            <w:tcW w:w="1853" w:type="dxa"/>
          </w:tcPr>
          <w:p w14:paraId="2F620F6F" w14:textId="77777777" w:rsidR="008C22D9" w:rsidRPr="006A3307" w:rsidRDefault="008C22D9" w:rsidP="00B402D3">
            <w:pPr>
              <w:pStyle w:val="TableText"/>
              <w:rPr>
                <w:noProof/>
                <w:lang w:val="pt-BR"/>
              </w:rPr>
            </w:pPr>
            <w:r w:rsidRPr="006A3307">
              <w:rPr>
                <w:noProof/>
                <w:lang w:val="pt-BR"/>
              </w:rPr>
              <w:t>NIC</w:t>
            </w:r>
          </w:p>
        </w:tc>
        <w:tc>
          <w:tcPr>
            <w:tcW w:w="1890" w:type="dxa"/>
          </w:tcPr>
          <w:p w14:paraId="5FF6E7D2" w14:textId="77777777" w:rsidR="008C22D9" w:rsidRPr="006A3307" w:rsidRDefault="008C22D9" w:rsidP="00B402D3">
            <w:pPr>
              <w:pStyle w:val="TableText"/>
              <w:rPr>
                <w:noProof/>
              </w:rPr>
            </w:pPr>
            <w:r w:rsidRPr="006A3307">
              <w:rPr>
                <w:noProof/>
              </w:rPr>
              <w:t>192.168.1.3</w:t>
            </w:r>
          </w:p>
        </w:tc>
        <w:tc>
          <w:tcPr>
            <w:tcW w:w="1800" w:type="dxa"/>
          </w:tcPr>
          <w:p w14:paraId="1E283C9B" w14:textId="77777777" w:rsidR="008C22D9" w:rsidRPr="006A3307" w:rsidRDefault="008C22D9" w:rsidP="00B402D3">
            <w:pPr>
              <w:pStyle w:val="TableText"/>
              <w:rPr>
                <w:noProof/>
              </w:rPr>
            </w:pPr>
            <w:r w:rsidRPr="006A3307">
              <w:rPr>
                <w:noProof/>
              </w:rPr>
              <w:t>255.255.255.0</w:t>
            </w:r>
          </w:p>
        </w:tc>
        <w:tc>
          <w:tcPr>
            <w:tcW w:w="1579" w:type="dxa"/>
          </w:tcPr>
          <w:p w14:paraId="08A9CD92" w14:textId="77777777" w:rsidR="008C22D9" w:rsidRPr="006A3307" w:rsidRDefault="008C22D9" w:rsidP="00B402D3">
            <w:pPr>
              <w:pStyle w:val="TableText"/>
              <w:rPr>
                <w:noProof/>
                <w:lang w:val="pt-BR"/>
              </w:rPr>
            </w:pPr>
            <w:r w:rsidRPr="006A3307">
              <w:rPr>
                <w:noProof/>
              </w:rPr>
              <w:t>192.168.1.1</w:t>
            </w:r>
          </w:p>
        </w:tc>
        <w:tc>
          <w:tcPr>
            <w:tcW w:w="1756" w:type="dxa"/>
          </w:tcPr>
          <w:p w14:paraId="7540038C" w14:textId="77777777" w:rsidR="008C22D9" w:rsidRPr="00ED5E38" w:rsidRDefault="008C22D9" w:rsidP="00B402D3">
            <w:pPr>
              <w:pStyle w:val="TableText"/>
              <w:rPr>
                <w:lang w:val="pt-BR"/>
              </w:rPr>
            </w:pPr>
            <w:r w:rsidRPr="00ED5E38">
              <w:rPr>
                <w:lang w:val="pt-BR"/>
              </w:rPr>
              <w:t>S2 F0/18</w:t>
            </w:r>
          </w:p>
        </w:tc>
      </w:tr>
      <w:tr w:rsidR="008C22D9" w:rsidRPr="00ED5E38" w14:paraId="14FCD56B" w14:textId="77777777" w:rsidTr="007C4125">
        <w:trPr>
          <w:cantSplit/>
          <w:jc w:val="center"/>
        </w:trPr>
        <w:tc>
          <w:tcPr>
            <w:tcW w:w="1112" w:type="dxa"/>
          </w:tcPr>
          <w:p w14:paraId="0E009A22" w14:textId="77777777" w:rsidR="008C22D9" w:rsidRPr="00ED5E38" w:rsidRDefault="008C22D9" w:rsidP="00B402D3">
            <w:pPr>
              <w:pStyle w:val="TableText"/>
            </w:pPr>
            <w:r w:rsidRPr="00ED5E38">
              <w:t>PC-C</w:t>
            </w:r>
          </w:p>
        </w:tc>
        <w:tc>
          <w:tcPr>
            <w:tcW w:w="1853" w:type="dxa"/>
          </w:tcPr>
          <w:p w14:paraId="4825D415" w14:textId="77777777" w:rsidR="008C22D9" w:rsidRPr="00ED5E38" w:rsidRDefault="008C22D9" w:rsidP="00B402D3">
            <w:pPr>
              <w:pStyle w:val="TableText"/>
            </w:pPr>
            <w:r w:rsidRPr="00ED5E38">
              <w:t>NIC</w:t>
            </w:r>
          </w:p>
        </w:tc>
        <w:tc>
          <w:tcPr>
            <w:tcW w:w="1890" w:type="dxa"/>
          </w:tcPr>
          <w:p w14:paraId="6E45F946" w14:textId="77777777" w:rsidR="008C22D9" w:rsidRPr="00ED5E38" w:rsidRDefault="008C22D9" w:rsidP="00B402D3">
            <w:pPr>
              <w:pStyle w:val="TableText"/>
            </w:pPr>
            <w:r w:rsidRPr="00ED5E38">
              <w:t>172.16.3.3</w:t>
            </w:r>
          </w:p>
        </w:tc>
        <w:tc>
          <w:tcPr>
            <w:tcW w:w="1800" w:type="dxa"/>
          </w:tcPr>
          <w:p w14:paraId="0D78F5DB" w14:textId="77777777" w:rsidR="008C22D9" w:rsidRPr="00ED5E38" w:rsidRDefault="008C22D9" w:rsidP="00B402D3">
            <w:pPr>
              <w:pStyle w:val="TableText"/>
            </w:pPr>
            <w:r w:rsidRPr="00ED5E38">
              <w:t>255.255.255.0</w:t>
            </w:r>
          </w:p>
        </w:tc>
        <w:tc>
          <w:tcPr>
            <w:tcW w:w="1579" w:type="dxa"/>
          </w:tcPr>
          <w:p w14:paraId="747C9D1C" w14:textId="77777777" w:rsidR="008C22D9" w:rsidRPr="00ED5E38" w:rsidRDefault="008C22D9" w:rsidP="00B402D3">
            <w:pPr>
              <w:pStyle w:val="TableText"/>
            </w:pPr>
            <w:r w:rsidRPr="00ED5E38">
              <w:t>172.16.3.1</w:t>
            </w:r>
          </w:p>
        </w:tc>
        <w:tc>
          <w:tcPr>
            <w:tcW w:w="1756" w:type="dxa"/>
          </w:tcPr>
          <w:p w14:paraId="6BA4311B" w14:textId="77777777" w:rsidR="008C22D9" w:rsidRPr="00ED5E38" w:rsidRDefault="008C22D9" w:rsidP="00B402D3">
            <w:pPr>
              <w:pStyle w:val="TableText"/>
            </w:pPr>
            <w:r w:rsidRPr="00ED5E38">
              <w:rPr>
                <w:lang w:val="pt-BR"/>
              </w:rPr>
              <w:t>S3 F0/18</w:t>
            </w:r>
          </w:p>
        </w:tc>
      </w:tr>
    </w:tbl>
    <w:p w14:paraId="4294200B" w14:textId="77777777" w:rsidR="008C22D9" w:rsidRDefault="008C22D9" w:rsidP="008C22D9">
      <w:pPr>
        <w:pStyle w:val="ConfigWindow"/>
      </w:pPr>
    </w:p>
    <w:p w14:paraId="0B75DCA2" w14:textId="77777777" w:rsidR="007C4125" w:rsidRDefault="007C4125" w:rsidP="007C4125">
      <w:pPr>
        <w:pStyle w:val="ConfigWindow"/>
      </w:pPr>
      <w:r>
        <w:lastRenderedPageBreak/>
        <w:t>Blank Line - no additional information</w:t>
      </w:r>
    </w:p>
    <w:p w14:paraId="133B1578" w14:textId="77777777" w:rsidR="00D778DF" w:rsidRPr="00E70096" w:rsidRDefault="00D778DF" w:rsidP="00D452F4">
      <w:pPr>
        <w:pStyle w:val="Heading1"/>
      </w:pPr>
      <w:r w:rsidRPr="00E70096">
        <w:t>Objectives</w:t>
      </w:r>
    </w:p>
    <w:p w14:paraId="50016518" w14:textId="77777777" w:rsidR="008C22D9" w:rsidRPr="00ED5E38" w:rsidRDefault="008C22D9" w:rsidP="008C22D9">
      <w:pPr>
        <w:pStyle w:val="BodyTextL25Bold"/>
      </w:pPr>
      <w:r w:rsidRPr="00ED5E38">
        <w:t xml:space="preserve">Part 1: </w:t>
      </w:r>
      <w:r>
        <w:t>Configure Basic Device Settings</w:t>
      </w:r>
    </w:p>
    <w:p w14:paraId="70C966C0" w14:textId="60C8A5C1" w:rsidR="008C22D9" w:rsidRPr="00ED5E38" w:rsidRDefault="008C22D9" w:rsidP="008C22D9">
      <w:pPr>
        <w:pStyle w:val="BodyTextL25Bold"/>
        <w:rPr>
          <w:noProof/>
        </w:rPr>
      </w:pPr>
      <w:r w:rsidRPr="00ED5E38">
        <w:rPr>
          <w:noProof/>
        </w:rPr>
        <w:t>Part 2: Access the ASA Console and Us</w:t>
      </w:r>
      <w:r w:rsidR="00BC322F">
        <w:rPr>
          <w:noProof/>
        </w:rPr>
        <w:t>e</w:t>
      </w:r>
      <w:r w:rsidRPr="00ED5E38">
        <w:rPr>
          <w:noProof/>
        </w:rPr>
        <w:t xml:space="preserve"> CLI Setup Mode to Configure Basic Settings</w:t>
      </w:r>
    </w:p>
    <w:p w14:paraId="2B05A171" w14:textId="5A5D78A1" w:rsidR="008C22D9" w:rsidRPr="00513EA3" w:rsidRDefault="008C22D9" w:rsidP="008C22D9">
      <w:pPr>
        <w:pStyle w:val="BodyTextL25Bold"/>
      </w:pPr>
      <w:r w:rsidRPr="00ED5E38">
        <w:rPr>
          <w:noProof/>
        </w:rPr>
        <w:t>Part 3: Configur</w:t>
      </w:r>
      <w:r w:rsidR="00BC322F">
        <w:rPr>
          <w:noProof/>
        </w:rPr>
        <w:t>e</w:t>
      </w:r>
      <w:r w:rsidRPr="00ED5E38">
        <w:rPr>
          <w:noProof/>
        </w:rPr>
        <w:t xml:space="preserve"> Basic ASA Settings and Interface Security Levels</w:t>
      </w:r>
    </w:p>
    <w:p w14:paraId="606A7679" w14:textId="77777777" w:rsidR="00D778DF" w:rsidRDefault="00D778DF" w:rsidP="00D452F4">
      <w:pPr>
        <w:pStyle w:val="Heading1"/>
      </w:pPr>
      <w:r w:rsidRPr="00E70096">
        <w:t>Background / Scenario</w:t>
      </w:r>
    </w:p>
    <w:p w14:paraId="180A4C84" w14:textId="57BAEBD1" w:rsidR="008C22D9" w:rsidRDefault="008C22D9" w:rsidP="008C22D9">
      <w:pPr>
        <w:pStyle w:val="BodyTextL25"/>
      </w:pPr>
      <w:bookmarkStart w:id="2" w:name="_Toc492961008"/>
      <w:bookmarkStart w:id="3" w:name="_Toc492974528"/>
      <w:bookmarkStart w:id="4" w:name="_Toc492974581"/>
      <w:bookmarkStart w:id="5" w:name="_Toc494171525"/>
      <w:r w:rsidRPr="00ED5E38">
        <w:rPr>
          <w:noProof/>
        </w:rPr>
        <w:t>The Cisco Adaptive Security Appliance (ASA) is an advanced network security device that integrates a</w:t>
      </w:r>
      <w:r>
        <w:t xml:space="preserve"> </w:t>
      </w:r>
      <w:proofErr w:type="gramStart"/>
      <w:r>
        <w:t>stateful firewall</w:t>
      </w:r>
      <w:proofErr w:type="gramEnd"/>
      <w:r>
        <w:t xml:space="preserve">, </w:t>
      </w:r>
      <w:r w:rsidRPr="00ED5E38">
        <w:rPr>
          <w:noProof/>
        </w:rPr>
        <w:t xml:space="preserve">VPN, and </w:t>
      </w:r>
      <w:r>
        <w:rPr>
          <w:noProof/>
        </w:rPr>
        <w:t>FirePOWER services</w:t>
      </w:r>
      <w:r w:rsidRPr="00ED5E38">
        <w:rPr>
          <w:noProof/>
        </w:rPr>
        <w:t>. This lab employs an ASA 550</w:t>
      </w:r>
      <w:r>
        <w:rPr>
          <w:noProof/>
        </w:rPr>
        <w:t>6-X</w:t>
      </w:r>
      <w:r>
        <w:t xml:space="preserve"> </w:t>
      </w:r>
      <w:r w:rsidRPr="00ED5E38">
        <w:rPr>
          <w:noProof/>
        </w:rPr>
        <w:t xml:space="preserve">to create a firewall and protect an internal corporate network from external intruders while allowing internal hosts access to the Internet. The ASA creates three security interfaces: </w:t>
      </w:r>
      <w:r w:rsidR="004C7630">
        <w:rPr>
          <w:noProof/>
        </w:rPr>
        <w:t>OUTSIDE</w:t>
      </w:r>
      <w:r w:rsidRPr="00ED5E38">
        <w:rPr>
          <w:noProof/>
        </w:rPr>
        <w:t xml:space="preserve">, </w:t>
      </w:r>
      <w:r w:rsidR="004C7630">
        <w:rPr>
          <w:noProof/>
        </w:rPr>
        <w:t>INSIDE</w:t>
      </w:r>
      <w:r w:rsidRPr="00ED5E38">
        <w:rPr>
          <w:noProof/>
        </w:rPr>
        <w:t>, and DMZ. It provides outside users limited access to the DMZ and no access to inside resources. Inside users can access the DMZ and outside resources.</w:t>
      </w:r>
    </w:p>
    <w:p w14:paraId="5E263194" w14:textId="77777777" w:rsidR="008C22D9" w:rsidRPr="000A49FC" w:rsidRDefault="008C22D9" w:rsidP="008C22D9">
      <w:pPr>
        <w:pStyle w:val="BodyTextL25"/>
      </w:pPr>
      <w:r>
        <w:t xml:space="preserve">The focus of this </w:t>
      </w:r>
      <w:r w:rsidRPr="00ED5E38">
        <w:rPr>
          <w:noProof/>
        </w:rPr>
        <w:t xml:space="preserve">lab </w:t>
      </w:r>
      <w:r>
        <w:t xml:space="preserve">is </w:t>
      </w:r>
      <w:r>
        <w:rPr>
          <w:noProof/>
        </w:rPr>
        <w:t xml:space="preserve">to configure </w:t>
      </w:r>
      <w:r w:rsidRPr="00ED5E38">
        <w:rPr>
          <w:noProof/>
        </w:rPr>
        <w:t>the ASA as a basic firewall. Other devices will receive minimal configuration to support the ASA portion of</w:t>
      </w:r>
      <w:r>
        <w:t xml:space="preserve"> this lab. This lab uses the ASA CLI, which is </w:t>
      </w:r>
      <w:proofErr w:type="gramStart"/>
      <w:r>
        <w:t>similar to</w:t>
      </w:r>
      <w:proofErr w:type="gramEnd"/>
      <w:r>
        <w:t xml:space="preserve"> the IOS CLI, to configure basic </w:t>
      </w:r>
      <w:proofErr w:type="gramStart"/>
      <w:r>
        <w:t>device</w:t>
      </w:r>
      <w:proofErr w:type="gramEnd"/>
      <w:r>
        <w:t xml:space="preserve"> and security settings.</w:t>
      </w:r>
    </w:p>
    <w:p w14:paraId="7A48DB7F" w14:textId="005E5D85" w:rsidR="008C22D9" w:rsidRPr="00ED5E38" w:rsidRDefault="008C22D9" w:rsidP="008C22D9">
      <w:pPr>
        <w:pStyle w:val="BodyTextL25"/>
        <w:rPr>
          <w:noProof/>
        </w:rPr>
      </w:pPr>
      <w:r w:rsidRPr="00ED5E38">
        <w:rPr>
          <w:noProof/>
        </w:rPr>
        <w:t>In Part 1 of this lab, you will</w:t>
      </w:r>
      <w:r>
        <w:t xml:space="preserve"> configure the topology and non-ASA devices. </w:t>
      </w:r>
      <w:bookmarkStart w:id="6" w:name="_Hlk64968727"/>
      <w:r>
        <w:t>In Part 2</w:t>
      </w:r>
      <w:r w:rsidR="005970A3">
        <w:t>,</w:t>
      </w:r>
      <w:r>
        <w:t xml:space="preserve"> you will</w:t>
      </w:r>
      <w:r w:rsidR="005970A3">
        <w:t xml:space="preserve"> explore two ways to</w:t>
      </w:r>
      <w:r>
        <w:t xml:space="preserve"> configure basic ASA settings</w:t>
      </w:r>
      <w:r w:rsidR="005970A3">
        <w:t xml:space="preserve">. In Part 3, you will configure additional settings, test connectivity, and configure </w:t>
      </w:r>
      <w:r w:rsidR="005970A3" w:rsidRPr="005970A3">
        <w:t>Adaptive Security Device Manager (ASDM)</w:t>
      </w:r>
      <w:r w:rsidR="005970A3">
        <w:t xml:space="preserve"> access</w:t>
      </w:r>
      <w:bookmarkEnd w:id="6"/>
      <w:r w:rsidR="005970A3">
        <w:t>. ASDM provides an intuitive, GUI-based tool for configuring the ASA.</w:t>
      </w:r>
    </w:p>
    <w:p w14:paraId="6E5797B5" w14:textId="77777777" w:rsidR="004E2692" w:rsidRDefault="004E2692" w:rsidP="004E2692">
      <w:pPr>
        <w:pStyle w:val="BodyTextL25"/>
        <w:rPr>
          <w:rFonts w:eastAsia="Arial"/>
        </w:rPr>
      </w:pPr>
      <w:bookmarkStart w:id="7" w:name="_Hlk54883338"/>
      <w:bookmarkEnd w:id="2"/>
      <w:bookmarkEnd w:id="3"/>
      <w:bookmarkEnd w:id="4"/>
      <w:bookmarkEnd w:id="5"/>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3163FE7B" w14:textId="77777777" w:rsidR="004E2692" w:rsidRPr="00A6031D" w:rsidRDefault="004E2692" w:rsidP="004E2692">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7"/>
    <w:p w14:paraId="642674BF" w14:textId="77777777" w:rsidR="004E2692" w:rsidRDefault="004E2692" w:rsidP="004E2692">
      <w:pPr>
        <w:pStyle w:val="Heading1"/>
        <w:numPr>
          <w:ilvl w:val="0"/>
          <w:numId w:val="3"/>
        </w:numPr>
      </w:pPr>
      <w:r>
        <w:t>Required Resources</w:t>
      </w:r>
    </w:p>
    <w:p w14:paraId="3259A8D7" w14:textId="77777777" w:rsidR="004E2692" w:rsidRPr="00E63EF7" w:rsidRDefault="004E2692" w:rsidP="004E2692">
      <w:pPr>
        <w:pStyle w:val="Bulletlevel1"/>
        <w:spacing w:before="60" w:after="60" w:line="276" w:lineRule="auto"/>
      </w:pPr>
      <w:bookmarkStart w:id="8"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34AF17B3" w14:textId="539459AD" w:rsidR="004E2692" w:rsidRDefault="004E2692" w:rsidP="004E2692">
      <w:pPr>
        <w:pStyle w:val="Bulletlevel1"/>
      </w:pPr>
      <w:r>
        <w:t xml:space="preserve">2 Switches (Cisco 2960+ with Cisco IOS Release 15.2(7) lanbasek9 image or comparable) </w:t>
      </w:r>
    </w:p>
    <w:p w14:paraId="3C2CEE77" w14:textId="77777777" w:rsidR="004E2692" w:rsidRPr="00003FE9" w:rsidRDefault="004E2692" w:rsidP="004E2692">
      <w:pPr>
        <w:pStyle w:val="Bulletlevel1"/>
        <w:spacing w:before="60" w:after="60" w:line="276" w:lineRule="auto"/>
      </w:pPr>
      <w:r>
        <w:t>2 PCs (</w:t>
      </w:r>
      <w:r w:rsidRPr="00003FE9">
        <w:t xml:space="preserve">Windows </w:t>
      </w:r>
      <w:r>
        <w:t>OS with a terminal emulation, such as PuTTY or Tera Term installed</w:t>
      </w:r>
      <w:r>
        <w:rPr>
          <w:szCs w:val="20"/>
        </w:rPr>
        <w:t>)</w:t>
      </w:r>
    </w:p>
    <w:p w14:paraId="22C52D2A" w14:textId="77777777" w:rsidR="004E2692" w:rsidRDefault="004E2692" w:rsidP="004E2692">
      <w:pPr>
        <w:pStyle w:val="Bulletlevel1"/>
        <w:spacing w:before="60" w:after="60" w:line="276" w:lineRule="auto"/>
      </w:pPr>
      <w:r>
        <w:t>Console cables to configure</w:t>
      </w:r>
      <w:r w:rsidRPr="00C06A88">
        <w:t xml:space="preserve"> </w:t>
      </w:r>
      <w:r>
        <w:t>Cisco networking devices</w:t>
      </w:r>
    </w:p>
    <w:p w14:paraId="6CC0CE60" w14:textId="1E9E4AFC" w:rsidR="008C22D9" w:rsidRDefault="004E2692" w:rsidP="004E2692">
      <w:pPr>
        <w:pStyle w:val="Bulletlevel1"/>
        <w:spacing w:before="60" w:after="60" w:line="276" w:lineRule="auto"/>
      </w:pPr>
      <w:r w:rsidRPr="002A4709">
        <w:t xml:space="preserve">Ethernet </w:t>
      </w:r>
      <w:r>
        <w:t>cables as shown in the topology</w:t>
      </w:r>
      <w:bookmarkEnd w:id="8"/>
    </w:p>
    <w:p w14:paraId="0F362DC5" w14:textId="77777777" w:rsidR="00125806" w:rsidRDefault="00125806" w:rsidP="00D452F4">
      <w:pPr>
        <w:pStyle w:val="Heading1"/>
      </w:pPr>
      <w:r>
        <w:t>Instructions</w:t>
      </w:r>
    </w:p>
    <w:p w14:paraId="0D29C7DE" w14:textId="77777777" w:rsidR="008C22D9" w:rsidRPr="00823C56" w:rsidRDefault="008C22D9" w:rsidP="008C22D9">
      <w:pPr>
        <w:pStyle w:val="Heading2"/>
        <w:rPr>
          <w:noProof/>
        </w:rPr>
      </w:pPr>
      <w:r w:rsidRPr="00823C56">
        <w:rPr>
          <w:noProof/>
        </w:rPr>
        <w:t>Configure Basic Device Settings</w:t>
      </w:r>
    </w:p>
    <w:p w14:paraId="16E55290" w14:textId="77777777" w:rsidR="008C22D9" w:rsidRPr="00ED5E38" w:rsidRDefault="008C22D9" w:rsidP="008C22D9">
      <w:pPr>
        <w:pStyle w:val="BodyTextL25"/>
        <w:rPr>
          <w:noProof/>
        </w:rPr>
      </w:pPr>
      <w:r w:rsidRPr="00ED5E38">
        <w:rPr>
          <w:noProof/>
        </w:rPr>
        <w:t xml:space="preserve">In </w:t>
      </w:r>
      <w:r>
        <w:rPr>
          <w:noProof/>
        </w:rPr>
        <w:t>this part</w:t>
      </w:r>
      <w:r w:rsidRPr="00ED5E38">
        <w:rPr>
          <w:noProof/>
        </w:rPr>
        <w:t>, you will set up the network topology and configure basic settings on the routers, such as interface IP addresses and static routing.</w:t>
      </w:r>
    </w:p>
    <w:p w14:paraId="769D19A7" w14:textId="77777777" w:rsidR="008C22D9" w:rsidRPr="00ED5E38" w:rsidRDefault="008C22D9" w:rsidP="008C22D9">
      <w:pPr>
        <w:pStyle w:val="BodyTextL25"/>
        <w:rPr>
          <w:noProof/>
        </w:rPr>
      </w:pPr>
      <w:r w:rsidRPr="00ED5E38">
        <w:rPr>
          <w:b/>
          <w:noProof/>
        </w:rPr>
        <w:t>Note</w:t>
      </w:r>
      <w:r w:rsidRPr="00ED5E38">
        <w:rPr>
          <w:noProof/>
        </w:rPr>
        <w:t>: Do not configure ASA settings at this time.</w:t>
      </w:r>
    </w:p>
    <w:p w14:paraId="03EE167B" w14:textId="77777777" w:rsidR="008C22D9" w:rsidRPr="00ED5E38" w:rsidRDefault="008C22D9" w:rsidP="008C22D9">
      <w:pPr>
        <w:pStyle w:val="Heading3"/>
        <w:rPr>
          <w:noProof/>
        </w:rPr>
      </w:pPr>
      <w:r w:rsidRPr="00ED5E38">
        <w:rPr>
          <w:noProof/>
        </w:rPr>
        <w:t>Cable the network and clear previous device settings.</w:t>
      </w:r>
    </w:p>
    <w:p w14:paraId="5FE11511" w14:textId="38E17EC8" w:rsidR="008C22D9" w:rsidRDefault="008C22D9" w:rsidP="008C22D9">
      <w:pPr>
        <w:pStyle w:val="BodyTextL25"/>
        <w:rPr>
          <w:noProof/>
        </w:rPr>
      </w:pPr>
      <w:r w:rsidRPr="00ED5E38">
        <w:rPr>
          <w:noProof/>
        </w:rPr>
        <w:t xml:space="preserve">Attach the devices that are shown in the topology diagram and cable as necessary. Make sure </w:t>
      </w:r>
      <w:r w:rsidR="00AD317D">
        <w:rPr>
          <w:noProof/>
        </w:rPr>
        <w:t xml:space="preserve">the router and ASA </w:t>
      </w:r>
      <w:r w:rsidRPr="00ED5E38">
        <w:rPr>
          <w:noProof/>
        </w:rPr>
        <w:t>have been erased and have no startup configuration</w:t>
      </w:r>
      <w:r w:rsidR="00AD317D">
        <w:rPr>
          <w:noProof/>
        </w:rPr>
        <w:t xml:space="preserve">. </w:t>
      </w:r>
    </w:p>
    <w:p w14:paraId="3DC9980C" w14:textId="232DE1BB" w:rsidR="00AD317D" w:rsidRDefault="00AD317D" w:rsidP="008C22D9">
      <w:pPr>
        <w:pStyle w:val="BodyTextL25"/>
      </w:pPr>
      <w:r w:rsidRPr="00AD317D">
        <w:rPr>
          <w:b/>
          <w:bCs/>
          <w:noProof/>
        </w:rPr>
        <w:t>Note</w:t>
      </w:r>
      <w:r>
        <w:rPr>
          <w:noProof/>
        </w:rPr>
        <w:t xml:space="preserve">: To avoid using the switches, use a cross-over cable to connect the end devices </w:t>
      </w:r>
    </w:p>
    <w:p w14:paraId="58F229B5" w14:textId="2D2BF597" w:rsidR="008C22D9" w:rsidRPr="001F4F1B" w:rsidRDefault="008C22D9" w:rsidP="008C22D9">
      <w:pPr>
        <w:pStyle w:val="Heading3"/>
      </w:pPr>
      <w:r>
        <w:t>C</w:t>
      </w:r>
      <w:r w:rsidRPr="001F4F1B">
        <w:t xml:space="preserve">onfigure </w:t>
      </w:r>
      <w:r w:rsidR="00AD317D">
        <w:t>R1 and the end devices</w:t>
      </w:r>
      <w:r>
        <w:t>.</w:t>
      </w:r>
    </w:p>
    <w:p w14:paraId="69B376EE" w14:textId="77777777" w:rsidR="00EA0B65" w:rsidRDefault="00AD317D" w:rsidP="005970A3">
      <w:pPr>
        <w:pStyle w:val="SubStepAlpha"/>
      </w:pPr>
      <w:r>
        <w:t>Use the following script to configure R1. No addition</w:t>
      </w:r>
      <w:r w:rsidR="00EA0B65">
        <w:t>al</w:t>
      </w:r>
      <w:r>
        <w:t xml:space="preserve"> configuration for R1 will be required for this lab. </w:t>
      </w:r>
    </w:p>
    <w:p w14:paraId="57C86C06" w14:textId="04E53F21" w:rsidR="00EA0B65" w:rsidRDefault="00EA0B65" w:rsidP="00EA0B65">
      <w:pPr>
        <w:pStyle w:val="BodyTextL50"/>
      </w:pPr>
      <w:r w:rsidRPr="00EA0B65">
        <w:rPr>
          <w:b/>
          <w:bCs/>
        </w:rPr>
        <w:t>Note</w:t>
      </w:r>
      <w:r>
        <w:t>: R1 does not need any routing as all inbound packets from the ASA will have 209.165.200.226 as the source IP address.</w:t>
      </w:r>
    </w:p>
    <w:p w14:paraId="739DDDA8" w14:textId="77777777" w:rsidR="00AD317D" w:rsidRPr="00AD317D" w:rsidRDefault="00AD317D" w:rsidP="00AD317D">
      <w:pPr>
        <w:pStyle w:val="BodyTextL50"/>
        <w:rPr>
          <w:b/>
          <w:bCs/>
        </w:rPr>
      </w:pPr>
      <w:r w:rsidRPr="00AD317D">
        <w:rPr>
          <w:b/>
          <w:bCs/>
        </w:rPr>
        <w:t>R1 Script</w:t>
      </w:r>
    </w:p>
    <w:p w14:paraId="0A4D7B8F" w14:textId="77777777" w:rsidR="00AD317D" w:rsidRDefault="00AD317D" w:rsidP="007258A6">
      <w:pPr>
        <w:pStyle w:val="CMD"/>
      </w:pPr>
      <w:r>
        <w:t>enable</w:t>
      </w:r>
    </w:p>
    <w:p w14:paraId="5989C46F" w14:textId="77777777" w:rsidR="00AD317D" w:rsidRDefault="00AD317D" w:rsidP="007258A6">
      <w:pPr>
        <w:pStyle w:val="CMD"/>
      </w:pPr>
      <w:r>
        <w:t>configure terminal</w:t>
      </w:r>
    </w:p>
    <w:p w14:paraId="1541CBF7" w14:textId="77777777" w:rsidR="00AD317D" w:rsidRDefault="00AD317D" w:rsidP="007258A6">
      <w:pPr>
        <w:pStyle w:val="CMD"/>
      </w:pPr>
      <w:r>
        <w:t>hostname R1</w:t>
      </w:r>
    </w:p>
    <w:p w14:paraId="183A7CF4" w14:textId="77777777" w:rsidR="00AD317D" w:rsidRDefault="00AD317D" w:rsidP="007258A6">
      <w:pPr>
        <w:pStyle w:val="CMD"/>
      </w:pPr>
      <w:r>
        <w:t>security passwords min-length 10</w:t>
      </w:r>
    </w:p>
    <w:p w14:paraId="16D8554A" w14:textId="77777777" w:rsidR="00AD317D" w:rsidRDefault="00AD317D" w:rsidP="007258A6">
      <w:pPr>
        <w:pStyle w:val="CMD"/>
      </w:pPr>
      <w:r>
        <w:t>enable secret algorithm-type scrypt cisco12345</w:t>
      </w:r>
    </w:p>
    <w:p w14:paraId="044CB7A7" w14:textId="77777777" w:rsidR="00AD317D" w:rsidRDefault="00AD317D" w:rsidP="007258A6">
      <w:pPr>
        <w:pStyle w:val="CMD"/>
      </w:pPr>
      <w:r>
        <w:t>ip domain name netsec.com</w:t>
      </w:r>
    </w:p>
    <w:p w14:paraId="0E2E24E3" w14:textId="77777777" w:rsidR="00AD317D" w:rsidRDefault="00AD317D" w:rsidP="007258A6">
      <w:pPr>
        <w:pStyle w:val="CMD"/>
      </w:pPr>
      <w:r>
        <w:t>username admin01 algorithm-type scrypt secret cisco12345</w:t>
      </w:r>
    </w:p>
    <w:p w14:paraId="1B49DA2E" w14:textId="77777777" w:rsidR="00AD317D" w:rsidRDefault="00AD317D" w:rsidP="007258A6">
      <w:pPr>
        <w:pStyle w:val="CMD"/>
      </w:pPr>
      <w:r>
        <w:t>interface GigabitEthernet0/0/0</w:t>
      </w:r>
    </w:p>
    <w:p w14:paraId="7B43D5A6" w14:textId="77777777" w:rsidR="00AD317D" w:rsidRDefault="00AD317D" w:rsidP="007258A6">
      <w:pPr>
        <w:pStyle w:val="CMD"/>
      </w:pPr>
      <w:r>
        <w:t xml:space="preserve"> ip address 172.16.3.1 255.255.255.0</w:t>
      </w:r>
    </w:p>
    <w:p w14:paraId="74683152" w14:textId="77777777" w:rsidR="00AD317D" w:rsidRDefault="00AD317D" w:rsidP="007258A6">
      <w:pPr>
        <w:pStyle w:val="CMD"/>
      </w:pPr>
      <w:r>
        <w:t xml:space="preserve"> </w:t>
      </w:r>
      <w:proofErr w:type="gramStart"/>
      <w:r>
        <w:t>no</w:t>
      </w:r>
      <w:proofErr w:type="gramEnd"/>
      <w:r>
        <w:t xml:space="preserve"> shutdown</w:t>
      </w:r>
    </w:p>
    <w:p w14:paraId="5C3905E8" w14:textId="77777777" w:rsidR="00AD317D" w:rsidRDefault="00AD317D" w:rsidP="007258A6">
      <w:pPr>
        <w:pStyle w:val="CMD"/>
      </w:pPr>
      <w:r>
        <w:t>interface GigabitEthernet0/0/1</w:t>
      </w:r>
    </w:p>
    <w:p w14:paraId="12A47D82" w14:textId="77777777" w:rsidR="00AD317D" w:rsidRDefault="00AD317D" w:rsidP="007258A6">
      <w:pPr>
        <w:pStyle w:val="CMD"/>
      </w:pPr>
      <w:r>
        <w:t xml:space="preserve"> ip address 209.165.200.225 255.255.255.248</w:t>
      </w:r>
    </w:p>
    <w:p w14:paraId="4B6FB11A" w14:textId="77777777" w:rsidR="00AD317D" w:rsidRDefault="00AD317D" w:rsidP="007258A6">
      <w:pPr>
        <w:pStyle w:val="CMD"/>
      </w:pPr>
      <w:r>
        <w:t xml:space="preserve"> </w:t>
      </w:r>
      <w:proofErr w:type="gramStart"/>
      <w:r>
        <w:t>no</w:t>
      </w:r>
      <w:proofErr w:type="gramEnd"/>
      <w:r>
        <w:t xml:space="preserve"> shutdown</w:t>
      </w:r>
    </w:p>
    <w:p w14:paraId="16EA1A39" w14:textId="77777777" w:rsidR="00AD317D" w:rsidRDefault="00AD317D" w:rsidP="007258A6">
      <w:pPr>
        <w:pStyle w:val="CMD"/>
      </w:pPr>
      <w:r>
        <w:t xml:space="preserve">crypto </w:t>
      </w:r>
      <w:proofErr w:type="gramStart"/>
      <w:r>
        <w:t>key</w:t>
      </w:r>
      <w:proofErr w:type="gramEnd"/>
      <w:r>
        <w:t xml:space="preserve"> generate rsa general-keys modulus 1024</w:t>
      </w:r>
    </w:p>
    <w:p w14:paraId="2DFCC623" w14:textId="77777777" w:rsidR="00AD317D" w:rsidRDefault="00AD317D" w:rsidP="007258A6">
      <w:pPr>
        <w:pStyle w:val="CMD"/>
      </w:pPr>
      <w:r>
        <w:t>ip http server</w:t>
      </w:r>
    </w:p>
    <w:p w14:paraId="554A06DA" w14:textId="77777777" w:rsidR="00AD317D" w:rsidRDefault="00AD317D" w:rsidP="007258A6">
      <w:pPr>
        <w:pStyle w:val="CMD"/>
      </w:pPr>
      <w:r>
        <w:t>line con 0</w:t>
      </w:r>
    </w:p>
    <w:p w14:paraId="13F5C6BE" w14:textId="77777777" w:rsidR="00AD317D" w:rsidRDefault="00AD317D" w:rsidP="007258A6">
      <w:pPr>
        <w:pStyle w:val="CMD"/>
      </w:pPr>
      <w:r>
        <w:t xml:space="preserve"> exec-timeout 5 0</w:t>
      </w:r>
    </w:p>
    <w:p w14:paraId="56D62FED" w14:textId="77777777" w:rsidR="00AD317D" w:rsidRDefault="00AD317D" w:rsidP="007258A6">
      <w:pPr>
        <w:pStyle w:val="CMD"/>
      </w:pPr>
      <w:r>
        <w:t xml:space="preserve"> logging synchronous</w:t>
      </w:r>
    </w:p>
    <w:p w14:paraId="71F98D2F" w14:textId="77777777" w:rsidR="00AD317D" w:rsidRDefault="00AD317D" w:rsidP="007258A6">
      <w:pPr>
        <w:pStyle w:val="CMD"/>
      </w:pPr>
      <w:r>
        <w:t xml:space="preserve"> </w:t>
      </w:r>
      <w:proofErr w:type="gramStart"/>
      <w:r>
        <w:t>login</w:t>
      </w:r>
      <w:proofErr w:type="gramEnd"/>
      <w:r>
        <w:t xml:space="preserve"> </w:t>
      </w:r>
      <w:proofErr w:type="gramStart"/>
      <w:r>
        <w:t>local</w:t>
      </w:r>
      <w:proofErr w:type="gramEnd"/>
    </w:p>
    <w:p w14:paraId="0DAA281B" w14:textId="77777777" w:rsidR="00AD317D" w:rsidRDefault="00AD317D" w:rsidP="007258A6">
      <w:pPr>
        <w:pStyle w:val="CMD"/>
      </w:pPr>
      <w:r>
        <w:t>line vty 0 4</w:t>
      </w:r>
    </w:p>
    <w:p w14:paraId="53D15A2A" w14:textId="77777777" w:rsidR="00AD317D" w:rsidRDefault="00AD317D" w:rsidP="007258A6">
      <w:pPr>
        <w:pStyle w:val="CMD"/>
      </w:pPr>
      <w:r>
        <w:t xml:space="preserve"> exec-timeout 5 0</w:t>
      </w:r>
    </w:p>
    <w:p w14:paraId="217CEC9A" w14:textId="77777777" w:rsidR="00AD317D" w:rsidRDefault="00AD317D" w:rsidP="007258A6">
      <w:pPr>
        <w:pStyle w:val="CMD"/>
      </w:pPr>
      <w:r>
        <w:t xml:space="preserve"> </w:t>
      </w:r>
      <w:proofErr w:type="gramStart"/>
      <w:r>
        <w:t>login</w:t>
      </w:r>
      <w:proofErr w:type="gramEnd"/>
      <w:r>
        <w:t xml:space="preserve"> </w:t>
      </w:r>
      <w:proofErr w:type="gramStart"/>
      <w:r>
        <w:t>local</w:t>
      </w:r>
      <w:proofErr w:type="gramEnd"/>
    </w:p>
    <w:p w14:paraId="508DA6A3" w14:textId="77777777" w:rsidR="00AD317D" w:rsidRDefault="00AD317D" w:rsidP="007258A6">
      <w:pPr>
        <w:pStyle w:val="CMD"/>
      </w:pPr>
      <w:r>
        <w:t xml:space="preserve"> transport input ssh</w:t>
      </w:r>
    </w:p>
    <w:p w14:paraId="653E9B1F" w14:textId="77777777" w:rsidR="00AD317D" w:rsidRDefault="00AD317D" w:rsidP="007258A6">
      <w:pPr>
        <w:pStyle w:val="CMD"/>
      </w:pPr>
      <w:r>
        <w:t>end</w:t>
      </w:r>
    </w:p>
    <w:p w14:paraId="618B1CCF" w14:textId="6ED5FEF7" w:rsidR="00AD317D" w:rsidRPr="00605B4B" w:rsidRDefault="00AD317D" w:rsidP="007258A6">
      <w:pPr>
        <w:pStyle w:val="CMD"/>
      </w:pPr>
      <w:r>
        <w:t>copy running start</w:t>
      </w:r>
    </w:p>
    <w:p w14:paraId="1C5F8665" w14:textId="0CE4B99C" w:rsidR="008C22D9" w:rsidRDefault="00EA0B65" w:rsidP="008C22D9">
      <w:pPr>
        <w:pStyle w:val="SubStepAlpha"/>
      </w:pPr>
      <w:r w:rsidRPr="00EA0B65">
        <w:t>Configure a static IP address, subnet mask, and default gateway for PC-A, PC-B, and PC-C as shown in the IP Addressing Table.</w:t>
      </w:r>
    </w:p>
    <w:p w14:paraId="60E0E4A4" w14:textId="77777777" w:rsidR="008C22D9" w:rsidRPr="00ED5E38" w:rsidRDefault="008C22D9" w:rsidP="008C22D9">
      <w:pPr>
        <w:pStyle w:val="Heading3"/>
        <w:rPr>
          <w:noProof/>
        </w:rPr>
      </w:pPr>
      <w:r w:rsidRPr="00ED5E38">
        <w:rPr>
          <w:noProof/>
        </w:rPr>
        <w:t>Verify connectivity.</w:t>
      </w:r>
    </w:p>
    <w:p w14:paraId="2EB0508E" w14:textId="625868A0" w:rsidR="008C22D9" w:rsidRPr="00ED5E38" w:rsidRDefault="008C22D9" w:rsidP="008C22D9">
      <w:pPr>
        <w:pStyle w:val="BodyTextL25"/>
        <w:rPr>
          <w:noProof/>
        </w:rPr>
      </w:pPr>
      <w:r w:rsidRPr="00ED5E38">
        <w:rPr>
          <w:noProof/>
        </w:rPr>
        <w:t>Because the ASA is the focal point for the network zones, and it has not yet been configured, there will be no connectivity between devices that are connected to it. However, PC-C should be able to ping the</w:t>
      </w:r>
      <w:r>
        <w:t xml:space="preserve"> </w:t>
      </w:r>
      <w:r w:rsidRPr="00D74A7A">
        <w:t>R1 interface</w:t>
      </w:r>
      <w:r>
        <w:t>. From PC-C, ping the R1 G0/</w:t>
      </w:r>
      <w:r w:rsidRPr="00ED5E38">
        <w:rPr>
          <w:noProof/>
        </w:rPr>
        <w:t>0</w:t>
      </w:r>
      <w:r w:rsidR="002B1A87">
        <w:rPr>
          <w:noProof/>
        </w:rPr>
        <w:t>/1</w:t>
      </w:r>
      <w:r w:rsidRPr="00ED5E38">
        <w:rPr>
          <w:noProof/>
        </w:rPr>
        <w:t xml:space="preserve"> IP address (</w:t>
      </w:r>
      <w:r w:rsidRPr="006A3307">
        <w:rPr>
          <w:noProof/>
        </w:rPr>
        <w:t>209.165.200.225</w:t>
      </w:r>
      <w:r w:rsidRPr="00ED5E38">
        <w:rPr>
          <w:noProof/>
        </w:rPr>
        <w:t>). If these pings are not successful, troubleshoot the basic device configurations before continuing.</w:t>
      </w:r>
    </w:p>
    <w:p w14:paraId="7C2263A5" w14:textId="4710C5BD" w:rsidR="008C22D9" w:rsidRPr="00601BD0" w:rsidRDefault="008C22D9" w:rsidP="008C22D9">
      <w:pPr>
        <w:pStyle w:val="Heading2"/>
      </w:pPr>
      <w:r w:rsidRPr="00601BD0">
        <w:t>Access the ASA Console and Us</w:t>
      </w:r>
      <w:r w:rsidR="00BC322F">
        <w:t>e</w:t>
      </w:r>
      <w:r w:rsidRPr="00601BD0">
        <w:t xml:space="preserve"> CLI Setup to Configure Basic Settings</w:t>
      </w:r>
    </w:p>
    <w:p w14:paraId="4E55B497" w14:textId="05321FD2" w:rsidR="008C22D9" w:rsidRDefault="008C22D9" w:rsidP="008C22D9">
      <w:pPr>
        <w:pStyle w:val="BodyTextL25"/>
      </w:pPr>
      <w:r>
        <w:t xml:space="preserve">In </w:t>
      </w:r>
      <w:r w:rsidR="00DB173D">
        <w:t>this part</w:t>
      </w:r>
      <w:r>
        <w:t xml:space="preserve">, you will access the ASA via the console and use various </w:t>
      </w:r>
      <w:r w:rsidRPr="00CE0769">
        <w:rPr>
          <w:b/>
        </w:rPr>
        <w:t>show</w:t>
      </w:r>
      <w:r>
        <w:t xml:space="preserve"> commands to determine hardware, software, and configuration settings. You will clear the current configuration and use the CLI interactive setup utility to configure basic ASA settings.</w:t>
      </w:r>
    </w:p>
    <w:p w14:paraId="48FDE43D" w14:textId="77777777" w:rsidR="008C22D9" w:rsidRPr="001F4F1B" w:rsidRDefault="008C22D9" w:rsidP="008C22D9">
      <w:pPr>
        <w:pStyle w:val="Heading3"/>
      </w:pPr>
      <w:r>
        <w:t>Access the ASA console.</w:t>
      </w:r>
    </w:p>
    <w:p w14:paraId="4F29DAC4" w14:textId="77777777" w:rsidR="008C22D9" w:rsidRPr="002920EE" w:rsidRDefault="008C22D9" w:rsidP="008C22D9">
      <w:pPr>
        <w:pStyle w:val="SubStepAlpha"/>
      </w:pPr>
      <w:r w:rsidRPr="002920EE">
        <w:t xml:space="preserve">Accessing the ASA via the console port is the same as with a Cisco router or switch. Connect to the ASA </w:t>
      </w:r>
      <w:r>
        <w:t>c</w:t>
      </w:r>
      <w:r w:rsidRPr="00CE0769">
        <w:t>onsole</w:t>
      </w:r>
      <w:r w:rsidRPr="002920EE">
        <w:t xml:space="preserve"> port with a rollover cable</w:t>
      </w:r>
      <w:r>
        <w:t xml:space="preserve"> and use a</w:t>
      </w:r>
      <w:r w:rsidRPr="002920EE">
        <w:t xml:space="preserve"> terminal emulati</w:t>
      </w:r>
      <w:r>
        <w:t xml:space="preserve">on program, such as TeraTerm or PuTTy </w:t>
      </w:r>
      <w:r w:rsidRPr="002920EE">
        <w:t xml:space="preserve">to </w:t>
      </w:r>
      <w:r>
        <w:t xml:space="preserve">open a serial connection and </w:t>
      </w:r>
      <w:r w:rsidRPr="002920EE">
        <w:t>access the CLI</w:t>
      </w:r>
      <w:r>
        <w:t>.</w:t>
      </w:r>
    </w:p>
    <w:p w14:paraId="13BA6C8B" w14:textId="77777777" w:rsidR="008C22D9" w:rsidRDefault="008C22D9" w:rsidP="008C22D9">
      <w:pPr>
        <w:pStyle w:val="SubStepAlpha"/>
      </w:pPr>
      <w:r>
        <w:t>T</w:t>
      </w:r>
      <w:r w:rsidRPr="00F8749B">
        <w:t>he ASA initially prompts you to pre-configure the firewall using an interactive prompt</w:t>
      </w:r>
      <w:r>
        <w:t xml:space="preserve">. We will not be configuring the ASA this way, therefore </w:t>
      </w:r>
      <w:r w:rsidRPr="00F8749B">
        <w:t xml:space="preserve">enter </w:t>
      </w:r>
      <w:r w:rsidRPr="007421D6">
        <w:rPr>
          <w:b/>
        </w:rPr>
        <w:t>no</w:t>
      </w:r>
      <w:r>
        <w:t xml:space="preserve"> and press </w:t>
      </w:r>
      <w:r w:rsidRPr="007421D6">
        <w:rPr>
          <w:b/>
        </w:rPr>
        <w:t>Enter</w:t>
      </w:r>
      <w:r w:rsidRPr="00F8749B">
        <w:t xml:space="preserve">. If you have inadvertently started the </w:t>
      </w:r>
      <w:r>
        <w:t xml:space="preserve">setup </w:t>
      </w:r>
      <w:r w:rsidRPr="00F8749B">
        <w:t xml:space="preserve">wizard, press </w:t>
      </w:r>
      <w:r w:rsidRPr="007421D6">
        <w:rPr>
          <w:b/>
        </w:rPr>
        <w:t>CTRL-Z</w:t>
      </w:r>
      <w:r w:rsidRPr="00F8749B">
        <w:t xml:space="preserve"> to exit it.</w:t>
      </w:r>
      <w:r>
        <w:t xml:space="preserve"> The terminal screen should display the default ASA user EXEC hostname and prompt </w:t>
      </w:r>
      <w:r w:rsidRPr="006A3307">
        <w:t>ciscoasa&gt;</w:t>
      </w:r>
      <w:r>
        <w:t>.</w:t>
      </w:r>
    </w:p>
    <w:p w14:paraId="71E2D414" w14:textId="093B7DCB" w:rsidR="008C22D9" w:rsidRPr="002920EE" w:rsidRDefault="00B34F7E" w:rsidP="008C22D9">
      <w:pPr>
        <w:pStyle w:val="SubStepAlpha"/>
      </w:pPr>
      <w:r>
        <w:t>You will get prompt requesting that you configure an enable password to e</w:t>
      </w:r>
      <w:r w:rsidR="008C22D9" w:rsidRPr="002920EE">
        <w:t xml:space="preserve">nter privileged </w:t>
      </w:r>
      <w:r>
        <w:t xml:space="preserve">EXEC </w:t>
      </w:r>
      <w:r w:rsidR="008C22D9" w:rsidRPr="002920EE">
        <w:t>mode.</w:t>
      </w:r>
      <w:r>
        <w:t xml:space="preserve"> Enter class to configure the password and then again to confirm it. You will now be in privileged EXEC mode.</w:t>
      </w:r>
    </w:p>
    <w:p w14:paraId="2CBBD9A6" w14:textId="77777777" w:rsidR="00B34F7E" w:rsidRDefault="00B34F7E" w:rsidP="00B34F7E">
      <w:pPr>
        <w:pStyle w:val="CMD"/>
      </w:pPr>
      <w:r w:rsidRPr="00B34F7E">
        <w:t>enable password cannot be removed</w:t>
      </w:r>
    </w:p>
    <w:p w14:paraId="5083DFB6" w14:textId="7E2D58FD" w:rsidR="00B34F7E" w:rsidRDefault="00B34F7E" w:rsidP="00B34F7E">
      <w:pPr>
        <w:pStyle w:val="CMD"/>
      </w:pPr>
      <w:r>
        <w:t xml:space="preserve">Enter Password: </w:t>
      </w:r>
      <w:r w:rsidRPr="00B34F7E">
        <w:rPr>
          <w:b/>
          <w:bCs/>
        </w:rPr>
        <w:t>class</w:t>
      </w:r>
    </w:p>
    <w:p w14:paraId="28EA6E83" w14:textId="18ED44A0" w:rsidR="00B34F7E" w:rsidRDefault="00B34F7E" w:rsidP="00B34F7E">
      <w:pPr>
        <w:pStyle w:val="CMD"/>
      </w:pPr>
      <w:r>
        <w:t xml:space="preserve">Repeat Password: </w:t>
      </w:r>
      <w:r w:rsidRPr="00B34F7E">
        <w:rPr>
          <w:b/>
          <w:bCs/>
        </w:rPr>
        <w:t>class</w:t>
      </w:r>
    </w:p>
    <w:p w14:paraId="3E315E8B" w14:textId="77777777" w:rsidR="00B34F7E" w:rsidRDefault="00B34F7E" w:rsidP="00B34F7E">
      <w:pPr>
        <w:pStyle w:val="CMDOutput"/>
      </w:pPr>
      <w:r>
        <w:t>Note: Save your configuration so that the password persists across reboots</w:t>
      </w:r>
    </w:p>
    <w:p w14:paraId="0704CB1F" w14:textId="77777777" w:rsidR="00B34F7E" w:rsidRDefault="00B34F7E" w:rsidP="00B34F7E">
      <w:pPr>
        <w:pStyle w:val="CMDOutput"/>
      </w:pPr>
      <w:r>
        <w:t>("write memory" or "copy running-config startup-config").</w:t>
      </w:r>
    </w:p>
    <w:p w14:paraId="5C792EF2" w14:textId="5DF128D2" w:rsidR="008C22D9" w:rsidRPr="00C33DA0" w:rsidRDefault="00B34F7E" w:rsidP="00B34F7E">
      <w:pPr>
        <w:pStyle w:val="CMD"/>
      </w:pPr>
      <w:r>
        <w:t>ciscoasa#</w:t>
      </w:r>
    </w:p>
    <w:p w14:paraId="300AD2EE" w14:textId="77777777" w:rsidR="008C22D9" w:rsidRPr="001F4F1B" w:rsidRDefault="008C22D9" w:rsidP="008C22D9">
      <w:pPr>
        <w:pStyle w:val="Heading3"/>
      </w:pPr>
      <w:r>
        <w:t>Determine the ASA version, interfaces, and license.</w:t>
      </w:r>
    </w:p>
    <w:p w14:paraId="2A4AC636" w14:textId="77777777" w:rsidR="008C22D9" w:rsidRDefault="008C22D9" w:rsidP="008C22D9">
      <w:pPr>
        <w:pStyle w:val="BodyTextL25"/>
      </w:pPr>
      <w:r w:rsidRPr="00420E28">
        <w:t xml:space="preserve">The </w:t>
      </w:r>
      <w:r>
        <w:t>ASA 5506-X comes with an integrated eight-port Ethernet switch. Ports G1/1 to G1/8 are normal GigabitEthernet ports.</w:t>
      </w:r>
    </w:p>
    <w:p w14:paraId="11A2BF9D" w14:textId="77777777" w:rsidR="008C22D9" w:rsidRDefault="008C22D9" w:rsidP="008C22D9">
      <w:pPr>
        <w:pStyle w:val="BodyTextL25"/>
      </w:pPr>
      <w:r>
        <w:t xml:space="preserve">Use the </w:t>
      </w:r>
      <w:r w:rsidRPr="00CC7F68">
        <w:rPr>
          <w:b/>
        </w:rPr>
        <w:t>show version</w:t>
      </w:r>
      <w:r>
        <w:t xml:space="preserve"> command to determine various aspects of this ASA device.</w:t>
      </w:r>
    </w:p>
    <w:p w14:paraId="070F1C3F" w14:textId="77777777" w:rsidR="00507D50" w:rsidRDefault="00507D50" w:rsidP="00507D50">
      <w:pPr>
        <w:pStyle w:val="CMDOutput"/>
      </w:pPr>
      <w:r>
        <w:t xml:space="preserve">ciscoasa# </w:t>
      </w:r>
      <w:r w:rsidRPr="00507D50">
        <w:rPr>
          <w:b/>
          <w:bCs/>
        </w:rPr>
        <w:t>show version</w:t>
      </w:r>
    </w:p>
    <w:p w14:paraId="58A75DA5" w14:textId="77777777" w:rsidR="00FE56B8" w:rsidRDefault="00FE56B8" w:rsidP="00FE56B8">
      <w:pPr>
        <w:pStyle w:val="CMDOutput"/>
      </w:pPr>
    </w:p>
    <w:p w14:paraId="27C0628D" w14:textId="77777777" w:rsidR="00FE56B8" w:rsidRDefault="00FE56B8" w:rsidP="00FE56B8">
      <w:pPr>
        <w:pStyle w:val="CMDOutput"/>
      </w:pPr>
      <w:r>
        <w:t xml:space="preserve">Cisco Adaptive Security Appliance Software Version 9.15(1)1 </w:t>
      </w:r>
    </w:p>
    <w:p w14:paraId="1A918C5F" w14:textId="77777777" w:rsidR="00FE56B8" w:rsidRDefault="00FE56B8" w:rsidP="00FE56B8">
      <w:pPr>
        <w:pStyle w:val="CMDOutput"/>
      </w:pPr>
      <w:r>
        <w:t>SSP Operating System Version 2.9(1.131)</w:t>
      </w:r>
    </w:p>
    <w:p w14:paraId="5CC2E77C" w14:textId="77777777" w:rsidR="00FE56B8" w:rsidRDefault="00FE56B8" w:rsidP="00FE56B8">
      <w:pPr>
        <w:pStyle w:val="CMDOutput"/>
      </w:pPr>
      <w:r>
        <w:t>Device Manager Version 7.15(1)</w:t>
      </w:r>
    </w:p>
    <w:p w14:paraId="3C376B1F" w14:textId="77777777" w:rsidR="00FE56B8" w:rsidRDefault="00FE56B8" w:rsidP="00FE56B8">
      <w:pPr>
        <w:pStyle w:val="CMDOutput"/>
      </w:pPr>
    </w:p>
    <w:p w14:paraId="35154D65" w14:textId="77777777" w:rsidR="00FE56B8" w:rsidRDefault="00FE56B8" w:rsidP="00FE56B8">
      <w:pPr>
        <w:pStyle w:val="CMDOutput"/>
      </w:pPr>
      <w:r>
        <w:t>Compiled on Fri 20-Nov-20 18:47 GMT by builders</w:t>
      </w:r>
    </w:p>
    <w:p w14:paraId="0D46D9F6" w14:textId="77777777" w:rsidR="00FE56B8" w:rsidRDefault="00FE56B8" w:rsidP="00FE56B8">
      <w:pPr>
        <w:pStyle w:val="CMDOutput"/>
      </w:pPr>
      <w:r>
        <w:t>System image file is "disk0:/asa9-15-1-1-lfbff-k8.SPA"</w:t>
      </w:r>
    </w:p>
    <w:p w14:paraId="722463AB" w14:textId="77777777" w:rsidR="00FE56B8" w:rsidRDefault="00FE56B8" w:rsidP="00FE56B8">
      <w:pPr>
        <w:pStyle w:val="CMDOutput"/>
      </w:pPr>
      <w:r>
        <w:t>Config file at boot was "startup-config"</w:t>
      </w:r>
    </w:p>
    <w:p w14:paraId="791084E3" w14:textId="77777777" w:rsidR="00FE56B8" w:rsidRDefault="00FE56B8" w:rsidP="00FE56B8">
      <w:pPr>
        <w:pStyle w:val="CMDOutput"/>
      </w:pPr>
    </w:p>
    <w:p w14:paraId="09C6FCB8" w14:textId="77777777" w:rsidR="00FE56B8" w:rsidRDefault="00FE56B8" w:rsidP="00FE56B8">
      <w:pPr>
        <w:pStyle w:val="CMDOutput"/>
      </w:pPr>
      <w:r>
        <w:t>ciscoasa up 2 days 23 hours</w:t>
      </w:r>
    </w:p>
    <w:p w14:paraId="31D9C2E3" w14:textId="77777777" w:rsidR="00FE56B8" w:rsidRDefault="00FE56B8" w:rsidP="00FE56B8">
      <w:pPr>
        <w:pStyle w:val="CMDOutput"/>
      </w:pPr>
    </w:p>
    <w:p w14:paraId="0A16401B" w14:textId="77777777" w:rsidR="00FE56B8" w:rsidRDefault="00FE56B8" w:rsidP="00FE56B8">
      <w:pPr>
        <w:pStyle w:val="CMDOutput"/>
      </w:pPr>
      <w:r>
        <w:t>Hardware:   ASA5506, 4096 MB RAM, CPU Atom C2000 series 1250 MHz, 1 CPU (4 cores)</w:t>
      </w:r>
    </w:p>
    <w:p w14:paraId="12A603C8" w14:textId="77777777" w:rsidR="00FE56B8" w:rsidRDefault="00FE56B8" w:rsidP="00FE56B8">
      <w:pPr>
        <w:pStyle w:val="CMDOutput"/>
      </w:pPr>
      <w:r>
        <w:t>Internal ATA Compact Flash, 8000MB</w:t>
      </w:r>
    </w:p>
    <w:p w14:paraId="05EBDD70" w14:textId="77777777" w:rsidR="00FE56B8" w:rsidRDefault="00FE56B8" w:rsidP="00FE56B8">
      <w:pPr>
        <w:pStyle w:val="CMDOutput"/>
      </w:pPr>
      <w:r>
        <w:t xml:space="preserve">BIOS Flash </w:t>
      </w:r>
      <w:proofErr w:type="gramStart"/>
      <w:r>
        <w:t>M25P64 @</w:t>
      </w:r>
      <w:proofErr w:type="gramEnd"/>
      <w:r>
        <w:t xml:space="preserve"> 0xfed01000, 16384KB</w:t>
      </w:r>
    </w:p>
    <w:p w14:paraId="449AB3A1" w14:textId="77777777" w:rsidR="00FE56B8" w:rsidRDefault="00FE56B8" w:rsidP="00FE56B8">
      <w:pPr>
        <w:pStyle w:val="CMDOutput"/>
      </w:pPr>
    </w:p>
    <w:p w14:paraId="7DEA0C30" w14:textId="77777777" w:rsidR="00FE56B8" w:rsidRDefault="00FE56B8" w:rsidP="00FE56B8">
      <w:pPr>
        <w:pStyle w:val="CMDOutput"/>
      </w:pPr>
      <w:r>
        <w:t xml:space="preserve">Encryption hardware </w:t>
      </w:r>
      <w:proofErr w:type="gramStart"/>
      <w:r>
        <w:t>device :</w:t>
      </w:r>
      <w:proofErr w:type="gramEnd"/>
      <w:r>
        <w:t xml:space="preserve"> Cisco ASA Crypto on-board accelerator (revision 0x1)</w:t>
      </w:r>
    </w:p>
    <w:p w14:paraId="16E29270" w14:textId="77777777" w:rsidR="00FE56B8" w:rsidRDefault="00FE56B8" w:rsidP="00FE56B8">
      <w:pPr>
        <w:pStyle w:val="CMDOutput"/>
      </w:pPr>
      <w:r>
        <w:t xml:space="preserve">                             Number of accelerators: 1</w:t>
      </w:r>
    </w:p>
    <w:p w14:paraId="0D18960D" w14:textId="77777777" w:rsidR="00FE56B8" w:rsidRDefault="00FE56B8" w:rsidP="00FE56B8">
      <w:pPr>
        <w:pStyle w:val="CMDOutput"/>
      </w:pPr>
    </w:p>
    <w:p w14:paraId="03412F84" w14:textId="77777777" w:rsidR="00FE56B8" w:rsidRDefault="00FE56B8" w:rsidP="00FE56B8">
      <w:pPr>
        <w:pStyle w:val="CMDOutput"/>
      </w:pPr>
      <w:r>
        <w:t xml:space="preserve"> 1: Ext: GigabitEthernet1/</w:t>
      </w:r>
      <w:proofErr w:type="gramStart"/>
      <w:r>
        <w:t>1  :</w:t>
      </w:r>
      <w:proofErr w:type="gramEnd"/>
      <w:r>
        <w:t xml:space="preserve"> address is 00a3.8ecd.0ed2, irq 255</w:t>
      </w:r>
    </w:p>
    <w:p w14:paraId="76C896AB" w14:textId="77777777" w:rsidR="00FE56B8" w:rsidRDefault="00FE56B8" w:rsidP="00FE56B8">
      <w:pPr>
        <w:pStyle w:val="CMDOutput"/>
      </w:pPr>
      <w:r>
        <w:t xml:space="preserve"> 2: Ext: GigabitEthernet1/</w:t>
      </w:r>
      <w:proofErr w:type="gramStart"/>
      <w:r>
        <w:t>2  :</w:t>
      </w:r>
      <w:proofErr w:type="gramEnd"/>
      <w:r>
        <w:t xml:space="preserve"> address is 00a3.8ecd.0ed3, irq 255</w:t>
      </w:r>
    </w:p>
    <w:p w14:paraId="15AD1D02" w14:textId="0849156A" w:rsidR="00507D50" w:rsidRDefault="00FE56B8" w:rsidP="00FE56B8">
      <w:pPr>
        <w:pStyle w:val="CMDOutput"/>
      </w:pPr>
      <w:r>
        <w:t xml:space="preserve"> 3: Ext: GigabitEthernet1/</w:t>
      </w:r>
      <w:proofErr w:type="gramStart"/>
      <w:r>
        <w:t>3  :</w:t>
      </w:r>
      <w:proofErr w:type="gramEnd"/>
      <w:r>
        <w:t xml:space="preserve"> address is 00a3.8ecd.0ed4, irq 255</w:t>
      </w:r>
    </w:p>
    <w:p w14:paraId="61F6701A" w14:textId="5DF833A8" w:rsidR="008C22D9" w:rsidRDefault="008C22D9" w:rsidP="008C22D9">
      <w:pPr>
        <w:pStyle w:val="CMDOutput"/>
        <w:rPr>
          <w:ins w:id="9" w:author="DAYUTH THY" w:date="2026-03-15T14:45:00Z" w16du:dateUtc="2026-03-15T07:45:00Z"/>
        </w:rPr>
      </w:pPr>
      <w:r w:rsidRPr="006F34B1">
        <w:t>&lt;output omitted&gt;</w:t>
      </w:r>
    </w:p>
    <w:p w14:paraId="1378832A" w14:textId="5D7BF0CA" w:rsidR="00C839F8" w:rsidRDefault="00C839F8" w:rsidP="008C22D9">
      <w:pPr>
        <w:pStyle w:val="CMDOutput"/>
      </w:pPr>
      <w:ins w:id="10" w:author="DAYUTH THY" w:date="2026-03-15T14:45:00Z" w16du:dateUtc="2026-03-15T07:45:00Z">
        <w:r w:rsidRPr="00C839F8">
          <w:drawing>
            <wp:inline distT="0" distB="0" distL="0" distR="0" wp14:anchorId="76D16865" wp14:editId="5A9EE3ED">
              <wp:extent cx="5849166" cy="4867954"/>
              <wp:effectExtent l="0" t="0" r="0" b="8890"/>
              <wp:docPr id="8752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74677" name=""/>
                      <pic:cNvPicPr/>
                    </pic:nvPicPr>
                    <pic:blipFill>
                      <a:blip r:embed="rId9"/>
                      <a:stretch>
                        <a:fillRect/>
                      </a:stretch>
                    </pic:blipFill>
                    <pic:spPr>
                      <a:xfrm>
                        <a:off x="0" y="0"/>
                        <a:ext cx="5849166" cy="4867954"/>
                      </a:xfrm>
                      <a:prstGeom prst="rect">
                        <a:avLst/>
                      </a:prstGeom>
                    </pic:spPr>
                  </pic:pic>
                </a:graphicData>
              </a:graphic>
            </wp:inline>
          </w:drawing>
        </w:r>
      </w:ins>
    </w:p>
    <w:p w14:paraId="55531A07" w14:textId="77777777" w:rsidR="00507D50" w:rsidRDefault="00507D50" w:rsidP="00507D50">
      <w:pPr>
        <w:pStyle w:val="Heading4"/>
      </w:pPr>
      <w:r>
        <w:t>Questions:</w:t>
      </w:r>
    </w:p>
    <w:p w14:paraId="463777FA" w14:textId="2EF3AD7B" w:rsidR="008C22D9" w:rsidRDefault="008C22D9" w:rsidP="00882E83">
      <w:pPr>
        <w:pStyle w:val="BodyTextL25"/>
        <w:spacing w:before="0"/>
      </w:pPr>
      <w:r w:rsidRPr="001E7490">
        <w:t xml:space="preserve">What </w:t>
      </w:r>
      <w:r>
        <w:t>s</w:t>
      </w:r>
      <w:r w:rsidRPr="001E7490">
        <w:t>oftwa</w:t>
      </w:r>
      <w:r>
        <w:t>re version is this ASA running?</w:t>
      </w:r>
    </w:p>
    <w:p w14:paraId="59028630" w14:textId="5632F039" w:rsidR="008C22D9" w:rsidRPr="00C839F8" w:rsidDel="00C839F8" w:rsidRDefault="00507D50" w:rsidP="00507D50">
      <w:pPr>
        <w:pStyle w:val="AnswerLineL25"/>
        <w:rPr>
          <w:del w:id="11" w:author="DAYUTH THY" w:date="2026-03-15T14:46:00Z" w16du:dateUtc="2026-03-15T07:46:00Z"/>
          <w:i w:val="0"/>
          <w:iCs/>
          <w:color w:val="EE0000"/>
          <w:rPrChange w:id="12" w:author="DAYUTH THY" w:date="2026-03-15T14:46:00Z" w16du:dateUtc="2026-03-15T07:46:00Z">
            <w:rPr>
              <w:del w:id="13" w:author="DAYUTH THY" w:date="2026-03-15T14:46:00Z" w16du:dateUtc="2026-03-15T07:46:00Z"/>
            </w:rPr>
          </w:rPrChange>
        </w:rPr>
      </w:pPr>
      <w:del w:id="14" w:author="DAYUTH THY" w:date="2026-03-15T14:46:00Z" w16du:dateUtc="2026-03-15T07:46:00Z">
        <w:r w:rsidRPr="00C839F8" w:rsidDel="00C839F8">
          <w:rPr>
            <w:color w:val="EE0000"/>
            <w:rPrChange w:id="15" w:author="DAYUTH THY" w:date="2026-03-15T14:46:00Z" w16du:dateUtc="2026-03-15T07:46:00Z">
              <w:rPr/>
            </w:rPrChange>
          </w:rPr>
          <w:delText>Type your answers here.</w:delText>
        </w:r>
      </w:del>
      <w:ins w:id="16" w:author="DAYUTH THY" w:date="2026-03-15T14:46:00Z" w16du:dateUtc="2026-03-15T07:46:00Z">
        <w:r w:rsidR="00C839F8">
          <w:rPr>
            <w:color w:val="EE0000"/>
          </w:rPr>
          <w:t xml:space="preserve"> </w:t>
        </w:r>
      </w:ins>
      <w:ins w:id="17" w:author="DAYUTH THY" w:date="2026-03-15T14:47:00Z" w16du:dateUtc="2026-03-15T07:47:00Z">
        <w:r w:rsidR="00C839F8">
          <w:rPr>
            <w:color w:val="EE0000"/>
          </w:rPr>
          <w:t>9.8</w:t>
        </w:r>
      </w:ins>
    </w:p>
    <w:p w14:paraId="27F2C78C" w14:textId="77777777" w:rsidR="008C22D9" w:rsidRDefault="008C22D9" w:rsidP="00507D50">
      <w:pPr>
        <w:pStyle w:val="BodyTextL25"/>
      </w:pPr>
      <w:r w:rsidRPr="00600CE5">
        <w:t xml:space="preserve">What is the name of the </w:t>
      </w:r>
      <w:r>
        <w:t>s</w:t>
      </w:r>
      <w:r w:rsidRPr="00600CE5">
        <w:t>ystem image fil</w:t>
      </w:r>
      <w:r>
        <w:t xml:space="preserve">e </w:t>
      </w:r>
      <w:proofErr w:type="gramStart"/>
      <w:r>
        <w:t>and from</w:t>
      </w:r>
      <w:proofErr w:type="gramEnd"/>
      <w:r>
        <w:t xml:space="preserve"> where was it loaded?</w:t>
      </w:r>
    </w:p>
    <w:p w14:paraId="772017B1" w14:textId="5F4443C3" w:rsidR="00C839F8" w:rsidRPr="00C839F8" w:rsidRDefault="00507D50" w:rsidP="00C839F8">
      <w:pPr>
        <w:pStyle w:val="AnswerLineL25"/>
        <w:rPr>
          <w:color w:val="EE0000"/>
          <w:rPrChange w:id="18" w:author="DAYUTH THY" w:date="2026-03-15T14:48:00Z" w16du:dateUtc="2026-03-15T07:48:00Z">
            <w:rPr/>
          </w:rPrChange>
        </w:rPr>
      </w:pPr>
      <w:r w:rsidRPr="00C839F8">
        <w:rPr>
          <w:color w:val="EE0000"/>
          <w:rPrChange w:id="19" w:author="DAYUTH THY" w:date="2026-03-15T14:48:00Z" w16du:dateUtc="2026-03-15T07:48:00Z">
            <w:rPr/>
          </w:rPrChange>
        </w:rPr>
        <w:t>Type your answers here.</w:t>
      </w:r>
      <w:ins w:id="20" w:author="DAYUTH THY" w:date="2026-03-15T14:48:00Z" w16du:dateUtc="2026-03-15T07:48:00Z">
        <w:r w:rsidR="00C839F8">
          <w:rPr>
            <w:color w:val="EE0000"/>
          </w:rPr>
          <w:t xml:space="preserve"> </w:t>
        </w:r>
        <w:r w:rsidR="00C839F8" w:rsidRPr="00C839F8">
          <w:rPr>
            <w:color w:val="EE0000"/>
          </w:rPr>
          <w:t>System image file is "boot:/asa983-smp-k8.bin"</w:t>
        </w:r>
        <w:r w:rsidR="00C839F8">
          <w:rPr>
            <w:color w:val="EE0000"/>
          </w:rPr>
          <w:t xml:space="preserve"> and was boot to boot</w:t>
        </w:r>
      </w:ins>
    </w:p>
    <w:p w14:paraId="106E307A" w14:textId="77777777" w:rsidR="008C22D9" w:rsidRDefault="008C22D9" w:rsidP="00882E83">
      <w:pPr>
        <w:pStyle w:val="BodyTextL25"/>
      </w:pPr>
      <w:r w:rsidRPr="00600CE5">
        <w:t xml:space="preserve">The ASA can be managed using a built-in GUI known as ASDM. What version of </w:t>
      </w:r>
      <w:r>
        <w:t xml:space="preserve">ASDM </w:t>
      </w:r>
      <w:r w:rsidRPr="00600CE5">
        <w:t>is this ASA running?</w:t>
      </w:r>
    </w:p>
    <w:p w14:paraId="0F4E4C18" w14:textId="3F45F033" w:rsidR="00507D50" w:rsidRPr="00C839F8" w:rsidRDefault="00507D50" w:rsidP="00507D50">
      <w:pPr>
        <w:pStyle w:val="AnswerLineL25"/>
        <w:rPr>
          <w:color w:val="EE0000"/>
          <w:rPrChange w:id="21" w:author="DAYUTH THY" w:date="2026-03-15T14:49:00Z" w16du:dateUtc="2026-03-15T07:49:00Z">
            <w:rPr/>
          </w:rPrChange>
        </w:rPr>
      </w:pPr>
      <w:r w:rsidRPr="00C839F8">
        <w:rPr>
          <w:color w:val="EE0000"/>
          <w:rPrChange w:id="22" w:author="DAYUTH THY" w:date="2026-03-15T14:49:00Z" w16du:dateUtc="2026-03-15T07:49:00Z">
            <w:rPr/>
          </w:rPrChange>
        </w:rPr>
        <w:t>Type your answers here.</w:t>
      </w:r>
      <w:ins w:id="23" w:author="DAYUTH THY" w:date="2026-03-15T14:49:00Z" w16du:dateUtc="2026-03-15T07:49:00Z">
        <w:r w:rsidR="00C839F8">
          <w:rPr>
            <w:color w:val="EE0000"/>
          </w:rPr>
          <w:t xml:space="preserve"> 7.8</w:t>
        </w:r>
      </w:ins>
    </w:p>
    <w:p w14:paraId="4D9E8FA4" w14:textId="77777777" w:rsidR="008C22D9" w:rsidRDefault="008C22D9" w:rsidP="00882E83">
      <w:pPr>
        <w:pStyle w:val="BodyTextL25"/>
      </w:pPr>
      <w:r>
        <w:t>What is the Firepower Extension Operating System version?</w:t>
      </w:r>
    </w:p>
    <w:p w14:paraId="49C9E92B" w14:textId="6AB8C4D7" w:rsidR="00507D50" w:rsidRPr="00C839F8" w:rsidRDefault="00507D50" w:rsidP="00507D50">
      <w:pPr>
        <w:pStyle w:val="AnswerLineL25"/>
        <w:rPr>
          <w:color w:val="EE0000"/>
          <w:rPrChange w:id="24" w:author="DAYUTH THY" w:date="2026-03-15T14:50:00Z" w16du:dateUtc="2026-03-15T07:50:00Z">
            <w:rPr/>
          </w:rPrChange>
        </w:rPr>
      </w:pPr>
      <w:r w:rsidRPr="00C839F8">
        <w:rPr>
          <w:color w:val="EE0000"/>
          <w:rPrChange w:id="25" w:author="DAYUTH THY" w:date="2026-03-15T14:50:00Z" w16du:dateUtc="2026-03-15T07:50:00Z">
            <w:rPr/>
          </w:rPrChange>
        </w:rPr>
        <w:t>Type your answers here.</w:t>
      </w:r>
      <w:ins w:id="26" w:author="DAYUTH THY" w:date="2026-03-15T14:50:00Z" w16du:dateUtc="2026-03-15T07:50:00Z">
        <w:r w:rsidR="00C839F8">
          <w:rPr>
            <w:color w:val="EE0000"/>
          </w:rPr>
          <w:t xml:space="preserve"> 2.2(2.90i)</w:t>
        </w:r>
      </w:ins>
    </w:p>
    <w:p w14:paraId="6E1153AE" w14:textId="77777777" w:rsidR="008C22D9" w:rsidRDefault="008C22D9" w:rsidP="00882E83">
      <w:pPr>
        <w:pStyle w:val="BodyTextL25"/>
      </w:pPr>
      <w:r w:rsidRPr="00600CE5">
        <w:t>H</w:t>
      </w:r>
      <w:r>
        <w:t>ow much RAM does this ASA have?</w:t>
      </w:r>
    </w:p>
    <w:p w14:paraId="6202F627" w14:textId="25CD01C9" w:rsidR="00507D50" w:rsidRPr="00C839F8" w:rsidRDefault="00507D50" w:rsidP="00507D50">
      <w:pPr>
        <w:pStyle w:val="AnswerLineL25"/>
        <w:rPr>
          <w:color w:val="EE0000"/>
          <w:rPrChange w:id="27" w:author="DAYUTH THY" w:date="2026-03-15T14:50:00Z" w16du:dateUtc="2026-03-15T07:50:00Z">
            <w:rPr/>
          </w:rPrChange>
        </w:rPr>
      </w:pPr>
      <w:r w:rsidRPr="00C839F8">
        <w:rPr>
          <w:color w:val="EE0000"/>
          <w:rPrChange w:id="28" w:author="DAYUTH THY" w:date="2026-03-15T14:50:00Z" w16du:dateUtc="2026-03-15T07:50:00Z">
            <w:rPr/>
          </w:rPrChange>
        </w:rPr>
        <w:t>Type your answers here.</w:t>
      </w:r>
      <w:ins w:id="29" w:author="DAYUTH THY" w:date="2026-03-15T14:50:00Z" w16du:dateUtc="2026-03-15T07:50:00Z">
        <w:r w:rsidR="00C839F8">
          <w:rPr>
            <w:color w:val="EE0000"/>
          </w:rPr>
          <w:t xml:space="preserve"> 2048</w:t>
        </w:r>
      </w:ins>
      <w:ins w:id="30" w:author="DAYUTH THY" w:date="2026-03-15T14:51:00Z" w16du:dateUtc="2026-03-15T07:51:00Z">
        <w:r w:rsidR="00C839F8">
          <w:rPr>
            <w:color w:val="EE0000"/>
          </w:rPr>
          <w:t>m</w:t>
        </w:r>
      </w:ins>
      <w:ins w:id="31" w:author="DAYUTH THY" w:date="2026-03-15T14:50:00Z" w16du:dateUtc="2026-03-15T07:50:00Z">
        <w:r w:rsidR="00C839F8">
          <w:rPr>
            <w:color w:val="EE0000"/>
          </w:rPr>
          <w:t>b ram</w:t>
        </w:r>
      </w:ins>
    </w:p>
    <w:p w14:paraId="3B99D1E5" w14:textId="77777777" w:rsidR="008C22D9" w:rsidRDefault="008C22D9" w:rsidP="00882E83">
      <w:pPr>
        <w:pStyle w:val="BodyTextL25"/>
        <w:keepNext/>
      </w:pPr>
      <w:r w:rsidRPr="00600CE5">
        <w:t>How much flash memory does this ASA have?</w:t>
      </w:r>
    </w:p>
    <w:p w14:paraId="26AA26B6" w14:textId="19045AEC" w:rsidR="00507D50" w:rsidRPr="00C839F8" w:rsidRDefault="00507D50" w:rsidP="00507D50">
      <w:pPr>
        <w:pStyle w:val="AnswerLineL25"/>
        <w:rPr>
          <w:color w:val="EE0000"/>
          <w:rPrChange w:id="32" w:author="DAYUTH THY" w:date="2026-03-15T14:51:00Z" w16du:dateUtc="2026-03-15T07:51:00Z">
            <w:rPr/>
          </w:rPrChange>
        </w:rPr>
      </w:pPr>
      <w:r w:rsidRPr="00C839F8">
        <w:rPr>
          <w:color w:val="EE0000"/>
          <w:rPrChange w:id="33" w:author="DAYUTH THY" w:date="2026-03-15T14:51:00Z" w16du:dateUtc="2026-03-15T07:51:00Z">
            <w:rPr/>
          </w:rPrChange>
        </w:rPr>
        <w:t>Type your answers here</w:t>
      </w:r>
      <w:proofErr w:type="gramStart"/>
      <w:r w:rsidRPr="00C839F8">
        <w:rPr>
          <w:color w:val="EE0000"/>
          <w:rPrChange w:id="34" w:author="DAYUTH THY" w:date="2026-03-15T14:51:00Z" w16du:dateUtc="2026-03-15T07:51:00Z">
            <w:rPr/>
          </w:rPrChange>
        </w:rPr>
        <w:t>.</w:t>
      </w:r>
      <w:ins w:id="35" w:author="DAYUTH THY" w:date="2026-03-15T14:51:00Z" w16du:dateUtc="2026-03-15T07:51:00Z">
        <w:r w:rsidR="00C839F8">
          <w:rPr>
            <w:color w:val="EE0000"/>
          </w:rPr>
          <w:t xml:space="preserve"> :</w:t>
        </w:r>
        <w:proofErr w:type="gramEnd"/>
        <w:r w:rsidR="00C839F8">
          <w:rPr>
            <w:color w:val="EE0000"/>
          </w:rPr>
          <w:t xml:space="preserve"> 8192mb ram</w:t>
        </w:r>
      </w:ins>
    </w:p>
    <w:p w14:paraId="7FD2F3CC" w14:textId="77777777" w:rsidR="008C22D9" w:rsidRDefault="008C22D9" w:rsidP="00882E83">
      <w:pPr>
        <w:pStyle w:val="BodyTextL25"/>
        <w:keepNext/>
      </w:pPr>
      <w:r w:rsidRPr="00600CE5">
        <w:t>How many Ethernet ports does this ASA have?</w:t>
      </w:r>
    </w:p>
    <w:p w14:paraId="689BE736" w14:textId="74496E54" w:rsidR="00507D50" w:rsidRPr="00C839F8" w:rsidRDefault="00507D50" w:rsidP="00507D50">
      <w:pPr>
        <w:pStyle w:val="AnswerLineL25"/>
        <w:rPr>
          <w:color w:val="EE0000"/>
          <w:rPrChange w:id="36" w:author="DAYUTH THY" w:date="2026-03-15T14:52:00Z" w16du:dateUtc="2026-03-15T07:52:00Z">
            <w:rPr/>
          </w:rPrChange>
        </w:rPr>
      </w:pPr>
      <w:r w:rsidRPr="00C839F8">
        <w:rPr>
          <w:color w:val="EE0000"/>
          <w:rPrChange w:id="37" w:author="DAYUTH THY" w:date="2026-03-15T14:52:00Z" w16du:dateUtc="2026-03-15T07:52:00Z">
            <w:rPr/>
          </w:rPrChange>
        </w:rPr>
        <w:t>Type your answers here</w:t>
      </w:r>
      <w:proofErr w:type="gramStart"/>
      <w:r w:rsidRPr="00C839F8">
        <w:rPr>
          <w:color w:val="EE0000"/>
          <w:rPrChange w:id="38" w:author="DAYUTH THY" w:date="2026-03-15T14:52:00Z" w16du:dateUtc="2026-03-15T07:52:00Z">
            <w:rPr/>
          </w:rPrChange>
        </w:rPr>
        <w:t>.</w:t>
      </w:r>
      <w:ins w:id="39" w:author="DAYUTH THY" w:date="2026-03-15T14:52:00Z" w16du:dateUtc="2026-03-15T07:52:00Z">
        <w:r w:rsidR="00C839F8">
          <w:rPr>
            <w:color w:val="EE0000"/>
          </w:rPr>
          <w:t xml:space="preserve"> :</w:t>
        </w:r>
        <w:proofErr w:type="gramEnd"/>
        <w:r w:rsidR="00C839F8">
          <w:rPr>
            <w:color w:val="EE0000"/>
          </w:rPr>
          <w:t xml:space="preserve"> 1 Management and 3 GE </w:t>
        </w:r>
      </w:ins>
    </w:p>
    <w:p w14:paraId="3B435AAA" w14:textId="77777777" w:rsidR="008C22D9" w:rsidRPr="00882E83" w:rsidRDefault="008C22D9" w:rsidP="00882E83">
      <w:pPr>
        <w:pStyle w:val="BodyTextL25"/>
        <w:keepNext/>
      </w:pPr>
      <w:r w:rsidRPr="00600CE5">
        <w:t>What type of license does this ASA have?</w:t>
      </w:r>
    </w:p>
    <w:p w14:paraId="4001ED51" w14:textId="25A0E14B" w:rsidR="00507D50" w:rsidRPr="00C839F8" w:rsidRDefault="00507D50" w:rsidP="00507D50">
      <w:pPr>
        <w:pStyle w:val="AnswerLineL25"/>
        <w:rPr>
          <w:color w:val="EE0000"/>
          <w:rPrChange w:id="40" w:author="DAYUTH THY" w:date="2026-03-15T14:52:00Z" w16du:dateUtc="2026-03-15T07:52:00Z">
            <w:rPr/>
          </w:rPrChange>
        </w:rPr>
      </w:pPr>
      <w:r w:rsidRPr="00C839F8">
        <w:rPr>
          <w:color w:val="EE0000"/>
          <w:rPrChange w:id="41" w:author="DAYUTH THY" w:date="2026-03-15T14:52:00Z" w16du:dateUtc="2026-03-15T07:52:00Z">
            <w:rPr/>
          </w:rPrChange>
        </w:rPr>
        <w:t>Type your answers here</w:t>
      </w:r>
      <w:proofErr w:type="gramStart"/>
      <w:r w:rsidRPr="00C839F8">
        <w:rPr>
          <w:color w:val="EE0000"/>
          <w:rPrChange w:id="42" w:author="DAYUTH THY" w:date="2026-03-15T14:52:00Z" w16du:dateUtc="2026-03-15T07:52:00Z">
            <w:rPr/>
          </w:rPrChange>
        </w:rPr>
        <w:t>.</w:t>
      </w:r>
      <w:ins w:id="43" w:author="DAYUTH THY" w:date="2026-03-15T14:52:00Z" w16du:dateUtc="2026-03-15T07:52:00Z">
        <w:r w:rsidR="00C839F8">
          <w:rPr>
            <w:color w:val="EE0000"/>
          </w:rPr>
          <w:t xml:space="preserve"> :</w:t>
        </w:r>
        <w:proofErr w:type="gramEnd"/>
        <w:r w:rsidR="00C839F8">
          <w:rPr>
            <w:color w:val="EE0000"/>
          </w:rPr>
          <w:t xml:space="preserve"> </w:t>
        </w:r>
      </w:ins>
      <w:ins w:id="44" w:author="DAYUTH THY" w:date="2026-03-15T14:53:00Z">
        <w:r w:rsidR="00C839F8" w:rsidRPr="00C839F8">
          <w:rPr>
            <w:bCs/>
            <w:color w:val="EE0000"/>
          </w:rPr>
          <w:t>The ASA has either Base or the Security Plus license</w:t>
        </w:r>
      </w:ins>
    </w:p>
    <w:p w14:paraId="08E1053C" w14:textId="77777777" w:rsidR="008C22D9" w:rsidRPr="001F4F1B" w:rsidRDefault="008C22D9" w:rsidP="008C22D9">
      <w:pPr>
        <w:pStyle w:val="Heading3"/>
      </w:pPr>
      <w:r>
        <w:t>Determine the file system and contents of flash memory.</w:t>
      </w:r>
    </w:p>
    <w:p w14:paraId="3B927217" w14:textId="77777777" w:rsidR="008C22D9" w:rsidRDefault="008C22D9" w:rsidP="008C22D9">
      <w:pPr>
        <w:pStyle w:val="SubStepAlpha"/>
      </w:pPr>
      <w:r>
        <w:t xml:space="preserve">Display the ASA file system using the </w:t>
      </w:r>
      <w:r w:rsidRPr="00535F89">
        <w:rPr>
          <w:b/>
        </w:rPr>
        <w:t>show file system</w:t>
      </w:r>
      <w:r>
        <w:t xml:space="preserve"> command. Determine what prefixes are supported.</w:t>
      </w:r>
    </w:p>
    <w:p w14:paraId="7C2FA508" w14:textId="77777777" w:rsidR="008C22D9" w:rsidRPr="0036391A" w:rsidRDefault="008C22D9" w:rsidP="008C22D9">
      <w:pPr>
        <w:pStyle w:val="CMD"/>
      </w:pPr>
      <w:r w:rsidRPr="0036391A">
        <w:t xml:space="preserve">ciscoasa# </w:t>
      </w:r>
      <w:r w:rsidRPr="00CC7F68">
        <w:rPr>
          <w:b/>
        </w:rPr>
        <w:t>show file system</w:t>
      </w:r>
    </w:p>
    <w:p w14:paraId="21006D06" w14:textId="77777777" w:rsidR="00FE56B8" w:rsidRDefault="00FE56B8" w:rsidP="00FE56B8">
      <w:pPr>
        <w:pStyle w:val="CMDOutput"/>
      </w:pPr>
    </w:p>
    <w:p w14:paraId="28633FEB" w14:textId="77777777" w:rsidR="00FE56B8" w:rsidRDefault="00FE56B8" w:rsidP="00FE56B8">
      <w:pPr>
        <w:pStyle w:val="CMDOutput"/>
      </w:pPr>
      <w:r>
        <w:t>File Systems:</w:t>
      </w:r>
    </w:p>
    <w:p w14:paraId="0297F1D1" w14:textId="77777777" w:rsidR="00FE56B8" w:rsidRDefault="00FE56B8" w:rsidP="00FE56B8">
      <w:pPr>
        <w:pStyle w:val="CMDOutput"/>
      </w:pPr>
    </w:p>
    <w:p w14:paraId="1A24916E" w14:textId="77777777" w:rsidR="00FE56B8" w:rsidRDefault="00FE56B8" w:rsidP="00FE56B8">
      <w:pPr>
        <w:pStyle w:val="CMDOutput"/>
      </w:pPr>
      <w:r>
        <w:t xml:space="preserve">     Size(</w:t>
      </w:r>
      <w:proofErr w:type="gramStart"/>
      <w:r>
        <w:t xml:space="preserve">b)   </w:t>
      </w:r>
      <w:proofErr w:type="gramEnd"/>
      <w:r>
        <w:t xml:space="preserve">  Free(</w:t>
      </w:r>
      <w:proofErr w:type="gramStart"/>
      <w:r>
        <w:t xml:space="preserve">b)   </w:t>
      </w:r>
      <w:proofErr w:type="gramEnd"/>
      <w:r>
        <w:t xml:space="preserve">   Type      </w:t>
      </w:r>
      <w:proofErr w:type="gramStart"/>
      <w:r>
        <w:t>Flags  Prefixes</w:t>
      </w:r>
      <w:proofErr w:type="gramEnd"/>
    </w:p>
    <w:p w14:paraId="07EBECC7" w14:textId="77777777" w:rsidR="00FE56B8" w:rsidRDefault="00FE56B8" w:rsidP="00FE56B8">
      <w:pPr>
        <w:pStyle w:val="CMDOutput"/>
      </w:pPr>
      <w:r>
        <w:t>* 7365472256    3859148800    disk      rw      disk0: flash:</w:t>
      </w:r>
    </w:p>
    <w:p w14:paraId="00E7412C" w14:textId="77777777" w:rsidR="00FE56B8" w:rsidRDefault="00FE56B8" w:rsidP="00FE56B8">
      <w:pPr>
        <w:pStyle w:val="CMDOutput"/>
      </w:pPr>
      <w:r>
        <w:t xml:space="preserve">             -             </w:t>
      </w:r>
      <w:proofErr w:type="gramStart"/>
      <w:r>
        <w:t>-  disk</w:t>
      </w:r>
      <w:proofErr w:type="gramEnd"/>
      <w:r>
        <w:t xml:space="preserve">      rw      disk1:</w:t>
      </w:r>
    </w:p>
    <w:p w14:paraId="42BBF546" w14:textId="77777777" w:rsidR="00FE56B8" w:rsidRDefault="00FE56B8" w:rsidP="00FE56B8">
      <w:pPr>
        <w:pStyle w:val="CMDOutput"/>
      </w:pPr>
      <w:r>
        <w:t xml:space="preserve">             -             </w:t>
      </w:r>
      <w:proofErr w:type="gramStart"/>
      <w:r>
        <w:t>-  network</w:t>
      </w:r>
      <w:proofErr w:type="gramEnd"/>
      <w:r>
        <w:t xml:space="preserve">   rw      tftp:</w:t>
      </w:r>
    </w:p>
    <w:p w14:paraId="3FBD526D" w14:textId="77777777" w:rsidR="00FE56B8" w:rsidRDefault="00FE56B8" w:rsidP="00FE56B8">
      <w:pPr>
        <w:pStyle w:val="CMDOutput"/>
      </w:pPr>
      <w:r>
        <w:t xml:space="preserve">             -             </w:t>
      </w:r>
      <w:proofErr w:type="gramStart"/>
      <w:r>
        <w:t>-  opaque</w:t>
      </w:r>
      <w:proofErr w:type="gramEnd"/>
      <w:r>
        <w:t xml:space="preserve">    rw      system:</w:t>
      </w:r>
    </w:p>
    <w:p w14:paraId="5D0FF64A" w14:textId="77777777" w:rsidR="00FE56B8" w:rsidRDefault="00FE56B8" w:rsidP="00FE56B8">
      <w:pPr>
        <w:pStyle w:val="CMDOutput"/>
      </w:pPr>
      <w:r>
        <w:t xml:space="preserve">             -             </w:t>
      </w:r>
      <w:proofErr w:type="gramStart"/>
      <w:r>
        <w:t>-  network</w:t>
      </w:r>
      <w:proofErr w:type="gramEnd"/>
      <w:r>
        <w:t xml:space="preserve">   ro      http:</w:t>
      </w:r>
    </w:p>
    <w:p w14:paraId="486854CA" w14:textId="77777777" w:rsidR="00FE56B8" w:rsidRDefault="00FE56B8" w:rsidP="00FE56B8">
      <w:pPr>
        <w:pStyle w:val="CMDOutput"/>
      </w:pPr>
      <w:r>
        <w:t xml:space="preserve">             -             </w:t>
      </w:r>
      <w:proofErr w:type="gramStart"/>
      <w:r>
        <w:t>-  network</w:t>
      </w:r>
      <w:proofErr w:type="gramEnd"/>
      <w:r>
        <w:t xml:space="preserve">   ro      https:</w:t>
      </w:r>
    </w:p>
    <w:p w14:paraId="6589B667" w14:textId="77777777" w:rsidR="00FE56B8" w:rsidRDefault="00FE56B8" w:rsidP="00FE56B8">
      <w:pPr>
        <w:pStyle w:val="CMDOutput"/>
      </w:pPr>
      <w:r>
        <w:t xml:space="preserve">             -             </w:t>
      </w:r>
      <w:proofErr w:type="gramStart"/>
      <w:r>
        <w:t>-  network</w:t>
      </w:r>
      <w:proofErr w:type="gramEnd"/>
      <w:r>
        <w:t xml:space="preserve">   rw      scp:</w:t>
      </w:r>
    </w:p>
    <w:p w14:paraId="6F277245" w14:textId="77777777" w:rsidR="00FE56B8" w:rsidRDefault="00FE56B8" w:rsidP="00FE56B8">
      <w:pPr>
        <w:pStyle w:val="CMDOutput"/>
      </w:pPr>
      <w:r>
        <w:t xml:space="preserve">             -             </w:t>
      </w:r>
      <w:proofErr w:type="gramStart"/>
      <w:r>
        <w:t>-  network</w:t>
      </w:r>
      <w:proofErr w:type="gramEnd"/>
      <w:r>
        <w:t xml:space="preserve">   rw      ftp:</w:t>
      </w:r>
    </w:p>
    <w:p w14:paraId="5757ADA3" w14:textId="77777777" w:rsidR="00FE56B8" w:rsidRDefault="00FE56B8" w:rsidP="00FE56B8">
      <w:pPr>
        <w:pStyle w:val="CMDOutput"/>
      </w:pPr>
      <w:r>
        <w:t xml:space="preserve">             -             </w:t>
      </w:r>
      <w:proofErr w:type="gramStart"/>
      <w:r>
        <w:t>-  network</w:t>
      </w:r>
      <w:proofErr w:type="gramEnd"/>
      <w:r>
        <w:t xml:space="preserve">   wo      cluster:</w:t>
      </w:r>
    </w:p>
    <w:p w14:paraId="59AD27B2" w14:textId="77777777" w:rsidR="00FE56B8" w:rsidRDefault="00FE56B8" w:rsidP="00FE56B8">
      <w:pPr>
        <w:pStyle w:val="CMDOutput"/>
      </w:pPr>
      <w:r>
        <w:t xml:space="preserve">             -             </w:t>
      </w:r>
      <w:proofErr w:type="gramStart"/>
      <w:r>
        <w:t>-  stub</w:t>
      </w:r>
      <w:proofErr w:type="gramEnd"/>
      <w:r>
        <w:t xml:space="preserve">      ro      cluster_trace:</w:t>
      </w:r>
    </w:p>
    <w:p w14:paraId="09D15CD3" w14:textId="62D8BD91" w:rsidR="003440B4" w:rsidRDefault="00FE56B8" w:rsidP="00FE56B8">
      <w:pPr>
        <w:pStyle w:val="CMDOutput"/>
        <w:rPr>
          <w:ins w:id="45" w:author="DAYUTH THY" w:date="2026-03-15T14:54:00Z" w16du:dateUtc="2026-03-15T07:54:00Z"/>
        </w:rPr>
      </w:pPr>
      <w:r>
        <w:t xml:space="preserve">             -             </w:t>
      </w:r>
      <w:proofErr w:type="gramStart"/>
      <w:r>
        <w:t>-  network</w:t>
      </w:r>
      <w:proofErr w:type="gramEnd"/>
      <w:r>
        <w:t xml:space="preserve">   rw      smb:</w:t>
      </w:r>
    </w:p>
    <w:p w14:paraId="47A3F2EF" w14:textId="29E92242" w:rsidR="00C839F8" w:rsidRDefault="00C839F8" w:rsidP="00FE56B8">
      <w:pPr>
        <w:pStyle w:val="CMDOutput"/>
        <w:rPr>
          <w:bCs/>
        </w:rPr>
      </w:pPr>
      <w:ins w:id="46" w:author="DAYUTH THY" w:date="2026-03-15T14:54:00Z" w16du:dateUtc="2026-03-15T07:54:00Z">
        <w:r w:rsidRPr="00C839F8">
          <w:rPr>
            <w:bCs/>
          </w:rPr>
          <w:drawing>
            <wp:inline distT="0" distB="0" distL="0" distR="0" wp14:anchorId="6FD40010" wp14:editId="33134798">
              <wp:extent cx="5515745" cy="3077004"/>
              <wp:effectExtent l="0" t="0" r="8890" b="9525"/>
              <wp:docPr id="13978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7550" name=""/>
                      <pic:cNvPicPr/>
                    </pic:nvPicPr>
                    <pic:blipFill>
                      <a:blip r:embed="rId10"/>
                      <a:stretch>
                        <a:fillRect/>
                      </a:stretch>
                    </pic:blipFill>
                    <pic:spPr>
                      <a:xfrm>
                        <a:off x="0" y="0"/>
                        <a:ext cx="5515745" cy="3077004"/>
                      </a:xfrm>
                      <a:prstGeom prst="rect">
                        <a:avLst/>
                      </a:prstGeom>
                    </pic:spPr>
                  </pic:pic>
                </a:graphicData>
              </a:graphic>
            </wp:inline>
          </w:drawing>
        </w:r>
      </w:ins>
    </w:p>
    <w:p w14:paraId="5F614590" w14:textId="6F82D925" w:rsidR="00882E83" w:rsidRDefault="00882E83" w:rsidP="003440B4">
      <w:pPr>
        <w:pStyle w:val="Heading4"/>
      </w:pPr>
      <w:r>
        <w:t>Question:</w:t>
      </w:r>
    </w:p>
    <w:p w14:paraId="0BDD5193" w14:textId="448F3B82" w:rsidR="00882E83" w:rsidRDefault="008C22D9" w:rsidP="00882E83">
      <w:pPr>
        <w:pStyle w:val="BodyTextL50"/>
        <w:spacing w:before="0"/>
      </w:pPr>
      <w:r w:rsidRPr="0060031D">
        <w:t>W</w:t>
      </w:r>
      <w:r>
        <w:t xml:space="preserve">hat is </w:t>
      </w:r>
      <w:r w:rsidRPr="00CC7F68">
        <w:t xml:space="preserve">another name for </w:t>
      </w:r>
      <w:proofErr w:type="gramStart"/>
      <w:r w:rsidRPr="00CC7F68">
        <w:t>flash:?</w:t>
      </w:r>
      <w:proofErr w:type="gramEnd"/>
    </w:p>
    <w:p w14:paraId="45EAD287" w14:textId="56DD418D" w:rsidR="00882E83" w:rsidRPr="00C839F8" w:rsidRDefault="00882E83" w:rsidP="00882E83">
      <w:pPr>
        <w:pStyle w:val="AnswerLineL50"/>
        <w:rPr>
          <w:color w:val="EE0000"/>
          <w:rPrChange w:id="47" w:author="DAYUTH THY" w:date="2026-03-15T14:54:00Z" w16du:dateUtc="2026-03-15T07:54:00Z">
            <w:rPr/>
          </w:rPrChange>
        </w:rPr>
      </w:pPr>
      <w:r w:rsidRPr="00C839F8">
        <w:rPr>
          <w:color w:val="EE0000"/>
          <w:rPrChange w:id="48" w:author="DAYUTH THY" w:date="2026-03-15T14:54:00Z" w16du:dateUtc="2026-03-15T07:54:00Z">
            <w:rPr/>
          </w:rPrChange>
        </w:rPr>
        <w:t>Type your answers here</w:t>
      </w:r>
      <w:proofErr w:type="gramStart"/>
      <w:r w:rsidRPr="00C839F8">
        <w:rPr>
          <w:color w:val="EE0000"/>
          <w:rPrChange w:id="49" w:author="DAYUTH THY" w:date="2026-03-15T14:54:00Z" w16du:dateUtc="2026-03-15T07:54:00Z">
            <w:rPr/>
          </w:rPrChange>
        </w:rPr>
        <w:t>.</w:t>
      </w:r>
      <w:ins w:id="50" w:author="DAYUTH THY" w:date="2026-03-15T14:54:00Z" w16du:dateUtc="2026-03-15T07:54:00Z">
        <w:r w:rsidR="00C839F8">
          <w:rPr>
            <w:color w:val="EE0000"/>
          </w:rPr>
          <w:t xml:space="preserve"> :</w:t>
        </w:r>
        <w:proofErr w:type="gramEnd"/>
        <w:r w:rsidR="00C839F8">
          <w:rPr>
            <w:color w:val="EE0000"/>
          </w:rPr>
          <w:t xml:space="preserve"> disk0</w:t>
        </w:r>
      </w:ins>
    </w:p>
    <w:p w14:paraId="2262B08C" w14:textId="77777777" w:rsidR="008C22D9" w:rsidRDefault="008C22D9" w:rsidP="008C22D9">
      <w:pPr>
        <w:pStyle w:val="SubStepAlpha"/>
      </w:pPr>
      <w:r>
        <w:t xml:space="preserve">Display the contents of flash memory using either the </w:t>
      </w:r>
      <w:r w:rsidRPr="00CC7F68">
        <w:rPr>
          <w:b/>
        </w:rPr>
        <w:t>show flash</w:t>
      </w:r>
      <w:r w:rsidRPr="00CC7F68">
        <w:t xml:space="preserve">, </w:t>
      </w:r>
      <w:r w:rsidRPr="00CC7F68">
        <w:rPr>
          <w:b/>
        </w:rPr>
        <w:t>show disk0</w:t>
      </w:r>
      <w:r w:rsidRPr="00CC7F68">
        <w:t xml:space="preserve">, </w:t>
      </w:r>
      <w:r w:rsidRPr="00CC7F68">
        <w:rPr>
          <w:b/>
        </w:rPr>
        <w:t xml:space="preserve">dir </w:t>
      </w:r>
      <w:r w:rsidRPr="00ED5E38">
        <w:rPr>
          <w:b/>
          <w:noProof/>
        </w:rPr>
        <w:t>flash:</w:t>
      </w:r>
      <w:r w:rsidRPr="00ED5E38">
        <w:rPr>
          <w:noProof/>
        </w:rPr>
        <w:t>,</w:t>
      </w:r>
      <w:r>
        <w:t xml:space="preserve"> </w:t>
      </w:r>
      <w:r w:rsidRPr="00CC7F68">
        <w:t xml:space="preserve">or </w:t>
      </w:r>
      <w:r w:rsidRPr="00CC7F68">
        <w:rPr>
          <w:b/>
        </w:rPr>
        <w:t xml:space="preserve">dir </w:t>
      </w:r>
      <w:r w:rsidRPr="00ED5E38">
        <w:rPr>
          <w:b/>
          <w:noProof/>
        </w:rPr>
        <w:t>disk0:</w:t>
      </w:r>
      <w:r>
        <w:rPr>
          <w:b/>
          <w:noProof/>
        </w:rPr>
        <w:t xml:space="preserve"> </w:t>
      </w:r>
      <w:r w:rsidRPr="008B2298">
        <w:rPr>
          <w:noProof/>
        </w:rPr>
        <w:t>command</w:t>
      </w:r>
      <w:r w:rsidRPr="00ED5E38">
        <w:rPr>
          <w:noProof/>
        </w:rPr>
        <w:t>.</w:t>
      </w:r>
      <w:r>
        <w:rPr>
          <w:noProof/>
        </w:rPr>
        <w:t xml:space="preserve"> These commands display similar output.</w:t>
      </w:r>
    </w:p>
    <w:p w14:paraId="3F1BBDA8" w14:textId="77777777" w:rsidR="008C22D9" w:rsidRPr="002B5A05" w:rsidRDefault="008C22D9" w:rsidP="008C22D9">
      <w:pPr>
        <w:pStyle w:val="CMD"/>
      </w:pPr>
      <w:r w:rsidRPr="002B5A05">
        <w:t xml:space="preserve">ciscoasa# </w:t>
      </w:r>
      <w:r w:rsidRPr="002B5A05">
        <w:rPr>
          <w:b/>
        </w:rPr>
        <w:t>show flash</w:t>
      </w:r>
    </w:p>
    <w:p w14:paraId="3AA34107" w14:textId="77777777" w:rsidR="00FE56B8" w:rsidRDefault="00FE56B8" w:rsidP="00FE56B8">
      <w:pPr>
        <w:pStyle w:val="CMDOutput"/>
      </w:pPr>
      <w:r>
        <w:t>--#</w:t>
      </w:r>
      <w:proofErr w:type="gramStart"/>
      <w:r>
        <w:t>--  --</w:t>
      </w:r>
      <w:proofErr w:type="gramEnd"/>
      <w:r>
        <w:t>length</w:t>
      </w:r>
      <w:proofErr w:type="gramStart"/>
      <w:r>
        <w:t>--  -----</w:t>
      </w:r>
      <w:proofErr w:type="gramEnd"/>
      <w:r>
        <w:t>date/time</w:t>
      </w:r>
      <w:proofErr w:type="gramStart"/>
      <w:r>
        <w:t>------  path</w:t>
      </w:r>
      <w:proofErr w:type="gramEnd"/>
    </w:p>
    <w:p w14:paraId="2402894E" w14:textId="77777777" w:rsidR="00FE56B8" w:rsidRDefault="00FE56B8" w:rsidP="00FE56B8">
      <w:pPr>
        <w:pStyle w:val="CMDOutput"/>
      </w:pPr>
      <w:r>
        <w:t xml:space="preserve">   </w:t>
      </w:r>
      <w:proofErr w:type="gramStart"/>
      <w:r>
        <w:t>28  38925172</w:t>
      </w:r>
      <w:proofErr w:type="gramEnd"/>
      <w:r>
        <w:t xml:space="preserve">    Jan 24</w:t>
      </w:r>
      <w:proofErr w:type="gramStart"/>
      <w:r>
        <w:t xml:space="preserve"> 2021</w:t>
      </w:r>
      <w:proofErr w:type="gramEnd"/>
      <w:r>
        <w:t xml:space="preserve"> </w:t>
      </w:r>
      <w:proofErr w:type="gramStart"/>
      <w:r>
        <w:t>20:50:06  asdm-7151.bin</w:t>
      </w:r>
      <w:proofErr w:type="gramEnd"/>
    </w:p>
    <w:p w14:paraId="105A2E0F" w14:textId="77777777" w:rsidR="00FE56B8" w:rsidRDefault="00FE56B8" w:rsidP="00FE56B8">
      <w:pPr>
        <w:pStyle w:val="CMDOutput"/>
      </w:pPr>
      <w:r>
        <w:t xml:space="preserve">   </w:t>
      </w:r>
      <w:proofErr w:type="gramStart"/>
      <w:r>
        <w:t>29  33</w:t>
      </w:r>
      <w:proofErr w:type="gramEnd"/>
      <w:r>
        <w:t xml:space="preserve">          Feb 09</w:t>
      </w:r>
      <w:proofErr w:type="gramStart"/>
      <w:r>
        <w:t xml:space="preserve"> 2021</w:t>
      </w:r>
      <w:proofErr w:type="gramEnd"/>
      <w:r>
        <w:t xml:space="preserve"> </w:t>
      </w:r>
      <w:proofErr w:type="gramStart"/>
      <w:r>
        <w:t>11:43:44  .</w:t>
      </w:r>
      <w:proofErr w:type="gramEnd"/>
      <w:r>
        <w:t>boot_string</w:t>
      </w:r>
    </w:p>
    <w:p w14:paraId="6EA5BC2E" w14:textId="77777777" w:rsidR="00FE56B8" w:rsidRDefault="00FE56B8" w:rsidP="00FE56B8">
      <w:pPr>
        <w:pStyle w:val="CMDOutput"/>
      </w:pPr>
      <w:r>
        <w:t xml:space="preserve">    </w:t>
      </w:r>
      <w:proofErr w:type="gramStart"/>
      <w:r>
        <w:t>4  4096</w:t>
      </w:r>
      <w:proofErr w:type="gramEnd"/>
      <w:r>
        <w:t xml:space="preserve">        Jan 24</w:t>
      </w:r>
      <w:proofErr w:type="gramStart"/>
      <w:r>
        <w:t xml:space="preserve"> 2021</w:t>
      </w:r>
      <w:proofErr w:type="gramEnd"/>
      <w:r>
        <w:t xml:space="preserve"> </w:t>
      </w:r>
      <w:proofErr w:type="gramStart"/>
      <w:r>
        <w:t>20:52:44  log</w:t>
      </w:r>
      <w:proofErr w:type="gramEnd"/>
    </w:p>
    <w:p w14:paraId="67311C88" w14:textId="77777777" w:rsidR="00FE56B8" w:rsidRDefault="00FE56B8" w:rsidP="00FE56B8">
      <w:pPr>
        <w:pStyle w:val="CMDOutput"/>
      </w:pPr>
      <w:r>
        <w:t xml:space="preserve">   </w:t>
      </w:r>
      <w:proofErr w:type="gramStart"/>
      <w:r>
        <w:t>35  31000</w:t>
      </w:r>
      <w:proofErr w:type="gramEnd"/>
      <w:r>
        <w:t xml:space="preserve">       Oct 28</w:t>
      </w:r>
      <w:proofErr w:type="gramStart"/>
      <w:r>
        <w:t xml:space="preserve"> 2020</w:t>
      </w:r>
      <w:proofErr w:type="gramEnd"/>
      <w:r>
        <w:t xml:space="preserve"> </w:t>
      </w:r>
      <w:proofErr w:type="gramStart"/>
      <w:r>
        <w:t>13:46:04  log/asa-appagent.log</w:t>
      </w:r>
      <w:proofErr w:type="gramEnd"/>
    </w:p>
    <w:p w14:paraId="622075EE" w14:textId="77777777" w:rsidR="00FE56B8" w:rsidRDefault="00FE56B8" w:rsidP="00FE56B8">
      <w:pPr>
        <w:pStyle w:val="CMDOutput"/>
      </w:pPr>
      <w:r>
        <w:t xml:space="preserve">    </w:t>
      </w:r>
      <w:proofErr w:type="gramStart"/>
      <w:r>
        <w:t>5  2265</w:t>
      </w:r>
      <w:proofErr w:type="gramEnd"/>
      <w:r>
        <w:t xml:space="preserve">        Feb 19</w:t>
      </w:r>
      <w:proofErr w:type="gramStart"/>
      <w:r>
        <w:t xml:space="preserve"> 2021</w:t>
      </w:r>
      <w:proofErr w:type="gramEnd"/>
      <w:r>
        <w:t xml:space="preserve"> </w:t>
      </w:r>
      <w:proofErr w:type="gramStart"/>
      <w:r>
        <w:t>15:25:22  log/asa-cmd-server.log</w:t>
      </w:r>
      <w:proofErr w:type="gramEnd"/>
    </w:p>
    <w:p w14:paraId="12591437" w14:textId="77777777" w:rsidR="00FE56B8" w:rsidRDefault="00FE56B8" w:rsidP="00FE56B8">
      <w:pPr>
        <w:pStyle w:val="CMDOutput"/>
      </w:pPr>
      <w:r>
        <w:t xml:space="preserve">   </w:t>
      </w:r>
      <w:proofErr w:type="gramStart"/>
      <w:r>
        <w:t>14  4096</w:t>
      </w:r>
      <w:proofErr w:type="gramEnd"/>
      <w:r>
        <w:t xml:space="preserve">        Aug 29</w:t>
      </w:r>
      <w:proofErr w:type="gramStart"/>
      <w:r>
        <w:t xml:space="preserve"> 2017</w:t>
      </w:r>
      <w:proofErr w:type="gramEnd"/>
      <w:r>
        <w:t xml:space="preserve"> </w:t>
      </w:r>
      <w:proofErr w:type="gramStart"/>
      <w:r>
        <w:t>14:26:24  crypto</w:t>
      </w:r>
      <w:proofErr w:type="gramEnd"/>
      <w:r>
        <w:t>_archive</w:t>
      </w:r>
    </w:p>
    <w:p w14:paraId="7E6932E8" w14:textId="77777777" w:rsidR="00FE56B8" w:rsidRDefault="00FE56B8" w:rsidP="00FE56B8">
      <w:pPr>
        <w:pStyle w:val="CMDOutput"/>
      </w:pPr>
      <w:r>
        <w:t xml:space="preserve">   </w:t>
      </w:r>
      <w:proofErr w:type="gramStart"/>
      <w:r>
        <w:t>15  4096</w:t>
      </w:r>
      <w:proofErr w:type="gramEnd"/>
      <w:r>
        <w:t xml:space="preserve">        Aug 29</w:t>
      </w:r>
      <w:proofErr w:type="gramStart"/>
      <w:r>
        <w:t xml:space="preserve"> 2017</w:t>
      </w:r>
      <w:proofErr w:type="gramEnd"/>
      <w:r>
        <w:t xml:space="preserve"> </w:t>
      </w:r>
      <w:proofErr w:type="gramStart"/>
      <w:r>
        <w:t>14:26:28  coredumpinfo</w:t>
      </w:r>
      <w:proofErr w:type="gramEnd"/>
    </w:p>
    <w:p w14:paraId="24D2DF93" w14:textId="77777777" w:rsidR="00FE56B8" w:rsidRDefault="00FE56B8" w:rsidP="00FE56B8">
      <w:pPr>
        <w:pStyle w:val="CMDOutput"/>
      </w:pPr>
      <w:r>
        <w:t xml:space="preserve">   </w:t>
      </w:r>
      <w:proofErr w:type="gramStart"/>
      <w:r>
        <w:t>16  59</w:t>
      </w:r>
      <w:proofErr w:type="gramEnd"/>
      <w:r>
        <w:t xml:space="preserve">          Aug 29</w:t>
      </w:r>
      <w:proofErr w:type="gramStart"/>
      <w:r>
        <w:t xml:space="preserve"> 2017</w:t>
      </w:r>
      <w:proofErr w:type="gramEnd"/>
      <w:r>
        <w:t xml:space="preserve"> </w:t>
      </w:r>
      <w:proofErr w:type="gramStart"/>
      <w:r>
        <w:t>14:26:28  coredumpinfo/coredump.cfg</w:t>
      </w:r>
      <w:proofErr w:type="gramEnd"/>
    </w:p>
    <w:p w14:paraId="48D7D674" w14:textId="77777777" w:rsidR="00FE56B8" w:rsidRDefault="00FE56B8" w:rsidP="00FE56B8">
      <w:pPr>
        <w:pStyle w:val="CMDOutput"/>
      </w:pPr>
      <w:r>
        <w:t xml:space="preserve">   </w:t>
      </w:r>
      <w:proofErr w:type="gramStart"/>
      <w:r>
        <w:t>31  35209829</w:t>
      </w:r>
      <w:proofErr w:type="gramEnd"/>
      <w:r>
        <w:t xml:space="preserve">    Oct 04</w:t>
      </w:r>
      <w:proofErr w:type="gramStart"/>
      <w:r>
        <w:t xml:space="preserve"> 2017</w:t>
      </w:r>
      <w:proofErr w:type="gramEnd"/>
      <w:r>
        <w:t xml:space="preserve"> </w:t>
      </w:r>
      <w:proofErr w:type="gramStart"/>
      <w:r>
        <w:t>03:17:02  anyconnect-win-4.5.02033-webdeploy-k9.pkg</w:t>
      </w:r>
      <w:proofErr w:type="gramEnd"/>
    </w:p>
    <w:p w14:paraId="1B4B07FE" w14:textId="77777777" w:rsidR="00FE56B8" w:rsidRDefault="00FE56B8" w:rsidP="00FE56B8">
      <w:pPr>
        <w:pStyle w:val="CMDOutput"/>
      </w:pPr>
      <w:r>
        <w:t xml:space="preserve">   </w:t>
      </w:r>
      <w:proofErr w:type="gramStart"/>
      <w:r>
        <w:t>32  70744710</w:t>
      </w:r>
      <w:proofErr w:type="gramEnd"/>
      <w:r>
        <w:t xml:space="preserve">    Oct 28</w:t>
      </w:r>
      <w:proofErr w:type="gramStart"/>
      <w:r>
        <w:t xml:space="preserve"> 2020</w:t>
      </w:r>
      <w:proofErr w:type="gramEnd"/>
      <w:r>
        <w:t xml:space="preserve"> </w:t>
      </w:r>
      <w:proofErr w:type="gramStart"/>
      <w:r>
        <w:t>22:31:52  anyconnect-win-4.9.03049-webdeploy-k9.pkg</w:t>
      </w:r>
      <w:proofErr w:type="gramEnd"/>
    </w:p>
    <w:p w14:paraId="287E6BAC" w14:textId="77777777" w:rsidR="00FE56B8" w:rsidRDefault="00FE56B8" w:rsidP="00FE56B8">
      <w:pPr>
        <w:pStyle w:val="CMDOutput"/>
      </w:pPr>
      <w:r>
        <w:t xml:space="preserve">   </w:t>
      </w:r>
      <w:proofErr w:type="gramStart"/>
      <w:r>
        <w:t>33  137859680</w:t>
      </w:r>
      <w:proofErr w:type="gramEnd"/>
      <w:r>
        <w:t xml:space="preserve">   Jan 24</w:t>
      </w:r>
      <w:proofErr w:type="gramStart"/>
      <w:r>
        <w:t xml:space="preserve"> 2021</w:t>
      </w:r>
      <w:proofErr w:type="gramEnd"/>
      <w:r>
        <w:t xml:space="preserve"> </w:t>
      </w:r>
      <w:proofErr w:type="gramStart"/>
      <w:r>
        <w:t>20:47:30  asa9-15-1-1-lfbff-k8.SPA</w:t>
      </w:r>
      <w:proofErr w:type="gramEnd"/>
    </w:p>
    <w:p w14:paraId="14F57B81" w14:textId="77777777" w:rsidR="00FE56B8" w:rsidRDefault="00FE56B8" w:rsidP="00FE56B8">
      <w:pPr>
        <w:pStyle w:val="CMDOutput"/>
      </w:pPr>
      <w:r>
        <w:t xml:space="preserve">    </w:t>
      </w:r>
      <w:proofErr w:type="gramStart"/>
      <w:r>
        <w:t>6  39</w:t>
      </w:r>
      <w:proofErr w:type="gramEnd"/>
      <w:r>
        <w:t xml:space="preserve">          Feb 19</w:t>
      </w:r>
      <w:proofErr w:type="gramStart"/>
      <w:r>
        <w:t xml:space="preserve"> 2021</w:t>
      </w:r>
      <w:proofErr w:type="gramEnd"/>
      <w:r>
        <w:t xml:space="preserve"> </w:t>
      </w:r>
      <w:proofErr w:type="gramStart"/>
      <w:r>
        <w:t>15:25:23  snortpacketinfo</w:t>
      </w:r>
      <w:proofErr w:type="gramEnd"/>
      <w:r>
        <w:t>.conf</w:t>
      </w:r>
    </w:p>
    <w:p w14:paraId="288FCB6C" w14:textId="77777777" w:rsidR="00FE56B8" w:rsidRDefault="00FE56B8" w:rsidP="00FE56B8">
      <w:pPr>
        <w:pStyle w:val="CMDOutput"/>
      </w:pPr>
    </w:p>
    <w:p w14:paraId="13791A16" w14:textId="2F7BB39F" w:rsidR="00B402D3" w:rsidRDefault="00FE56B8" w:rsidP="00FE56B8">
      <w:pPr>
        <w:pStyle w:val="CMDOutput"/>
        <w:rPr>
          <w:ins w:id="51" w:author="DAYUTH THY" w:date="2026-03-15T14:55:00Z" w16du:dateUtc="2026-03-15T07:55:00Z"/>
        </w:rPr>
      </w:pPr>
      <w:r>
        <w:t>7365472256 bytes total (3859148800 bytes free)</w:t>
      </w:r>
    </w:p>
    <w:p w14:paraId="2445404A" w14:textId="575323EC" w:rsidR="00C839F8" w:rsidRDefault="00C839F8" w:rsidP="00FE56B8">
      <w:pPr>
        <w:pStyle w:val="CMDOutput"/>
      </w:pPr>
      <w:ins w:id="52" w:author="DAYUTH THY" w:date="2026-03-15T14:55:00Z" w16du:dateUtc="2026-03-15T07:55:00Z">
        <w:r w:rsidRPr="00C839F8">
          <w:drawing>
            <wp:inline distT="0" distB="0" distL="0" distR="0" wp14:anchorId="2B95F086" wp14:editId="32390BB6">
              <wp:extent cx="5906324" cy="7630590"/>
              <wp:effectExtent l="0" t="0" r="0" b="8890"/>
              <wp:docPr id="49262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7031" name=""/>
                      <pic:cNvPicPr/>
                    </pic:nvPicPr>
                    <pic:blipFill>
                      <a:blip r:embed="rId11"/>
                      <a:stretch>
                        <a:fillRect/>
                      </a:stretch>
                    </pic:blipFill>
                    <pic:spPr>
                      <a:xfrm>
                        <a:off x="0" y="0"/>
                        <a:ext cx="5906324" cy="7630590"/>
                      </a:xfrm>
                      <a:prstGeom prst="rect">
                        <a:avLst/>
                      </a:prstGeom>
                    </pic:spPr>
                  </pic:pic>
                </a:graphicData>
              </a:graphic>
            </wp:inline>
          </w:drawing>
        </w:r>
      </w:ins>
    </w:p>
    <w:p w14:paraId="6735FF78" w14:textId="77777777" w:rsidR="00882E83" w:rsidRDefault="00882E83" w:rsidP="00882E83">
      <w:pPr>
        <w:pStyle w:val="Heading4"/>
      </w:pPr>
      <w:r>
        <w:t>Question:</w:t>
      </w:r>
    </w:p>
    <w:p w14:paraId="4D3D4C36" w14:textId="77777777" w:rsidR="00882E83" w:rsidRDefault="008C22D9" w:rsidP="00882E83">
      <w:pPr>
        <w:pStyle w:val="BodyTextL50"/>
        <w:keepNext/>
        <w:spacing w:before="0"/>
      </w:pPr>
      <w:r w:rsidRPr="0060031D">
        <w:t xml:space="preserve">What is </w:t>
      </w:r>
      <w:r>
        <w:t xml:space="preserve">the name of the ASDM file in </w:t>
      </w:r>
      <w:proofErr w:type="gramStart"/>
      <w:r>
        <w:t>flash:?</w:t>
      </w:r>
      <w:proofErr w:type="gramEnd"/>
    </w:p>
    <w:p w14:paraId="55EA1D12" w14:textId="5C4024B8" w:rsidR="00882E83" w:rsidRPr="00184AD1" w:rsidRDefault="00882E83" w:rsidP="00882E83">
      <w:pPr>
        <w:pStyle w:val="AnswerLineL50"/>
        <w:rPr>
          <w:color w:val="EE0000"/>
          <w:rPrChange w:id="53" w:author="DAYUTH THY" w:date="2026-03-15T14:56:00Z" w16du:dateUtc="2026-03-15T07:56:00Z">
            <w:rPr/>
          </w:rPrChange>
        </w:rPr>
      </w:pPr>
      <w:r w:rsidRPr="00184AD1">
        <w:rPr>
          <w:color w:val="EE0000"/>
          <w:rPrChange w:id="54" w:author="DAYUTH THY" w:date="2026-03-15T14:56:00Z" w16du:dateUtc="2026-03-15T07:56:00Z">
            <w:rPr/>
          </w:rPrChange>
        </w:rPr>
        <w:t>Type your answers here</w:t>
      </w:r>
      <w:proofErr w:type="gramStart"/>
      <w:r w:rsidRPr="00184AD1">
        <w:rPr>
          <w:color w:val="EE0000"/>
          <w:rPrChange w:id="55" w:author="DAYUTH THY" w:date="2026-03-15T14:56:00Z" w16du:dateUtc="2026-03-15T07:56:00Z">
            <w:rPr/>
          </w:rPrChange>
        </w:rPr>
        <w:t>.</w:t>
      </w:r>
      <w:ins w:id="56" w:author="DAYUTH THY" w:date="2026-03-15T14:56:00Z" w16du:dateUtc="2026-03-15T07:56:00Z">
        <w:r w:rsidR="00184AD1">
          <w:rPr>
            <w:color w:val="EE0000"/>
          </w:rPr>
          <w:t xml:space="preserve"> :</w:t>
        </w:r>
        <w:proofErr w:type="gramEnd"/>
        <w:r w:rsidR="00184AD1">
          <w:rPr>
            <w:color w:val="EE0000"/>
          </w:rPr>
          <w:t xml:space="preserve"> There’s no ASDM</w:t>
        </w:r>
      </w:ins>
    </w:p>
    <w:p w14:paraId="49241445" w14:textId="77777777" w:rsidR="008C22D9" w:rsidRPr="001F4F1B" w:rsidRDefault="008C22D9" w:rsidP="008C22D9">
      <w:pPr>
        <w:pStyle w:val="Heading3"/>
      </w:pPr>
      <w:r>
        <w:t>Determine the current running configuration.</w:t>
      </w:r>
    </w:p>
    <w:p w14:paraId="082A83EF" w14:textId="6E2AF295" w:rsidR="008C22D9" w:rsidRDefault="008C22D9" w:rsidP="008C22D9">
      <w:pPr>
        <w:pStyle w:val="BodyTextL25"/>
      </w:pPr>
      <w:r>
        <w:t xml:space="preserve">The ASA 5506-X is commonly used as an edge security device that connects a small business or teleworker to an ISP device, such as a DSL or cable modem, for access to the </w:t>
      </w:r>
      <w:r w:rsidR="00882E83">
        <w:t>i</w:t>
      </w:r>
      <w:r>
        <w:t xml:space="preserve">nternet. </w:t>
      </w:r>
    </w:p>
    <w:p w14:paraId="62140FFC" w14:textId="77777777" w:rsidR="008C22D9" w:rsidRDefault="008C22D9" w:rsidP="008C22D9">
      <w:pPr>
        <w:pStyle w:val="SubStepAlpha"/>
      </w:pPr>
      <w:r>
        <w:t xml:space="preserve">Display the current running configuration using the </w:t>
      </w:r>
      <w:r w:rsidRPr="002B5A05">
        <w:rPr>
          <w:b/>
        </w:rPr>
        <w:t>show running-config</w:t>
      </w:r>
      <w:r>
        <w:t xml:space="preserve"> command.</w:t>
      </w:r>
    </w:p>
    <w:p w14:paraId="36B61E2C" w14:textId="77777777" w:rsidR="008C22D9" w:rsidRPr="00F94B11" w:rsidRDefault="008C22D9" w:rsidP="008C22D9">
      <w:pPr>
        <w:pStyle w:val="CMD"/>
      </w:pPr>
      <w:r w:rsidRPr="00F94B11">
        <w:t xml:space="preserve">ciscoasa# </w:t>
      </w:r>
      <w:r w:rsidRPr="002B5A05">
        <w:rPr>
          <w:b/>
        </w:rPr>
        <w:t>show running-config</w:t>
      </w:r>
    </w:p>
    <w:p w14:paraId="3D4134CD" w14:textId="77777777" w:rsidR="00FE56B8" w:rsidRDefault="00FE56B8" w:rsidP="00FE56B8">
      <w:pPr>
        <w:pStyle w:val="CMDOutput"/>
      </w:pPr>
      <w:r>
        <w:t>: Saved</w:t>
      </w:r>
    </w:p>
    <w:p w14:paraId="0993744B" w14:textId="77777777" w:rsidR="00FE56B8" w:rsidRDefault="00FE56B8" w:rsidP="00FE56B8">
      <w:pPr>
        <w:pStyle w:val="CMDOutput"/>
      </w:pPr>
    </w:p>
    <w:p w14:paraId="78E11039" w14:textId="77777777" w:rsidR="00FE56B8" w:rsidRDefault="00FE56B8" w:rsidP="00FE56B8">
      <w:pPr>
        <w:pStyle w:val="CMDOutput"/>
      </w:pPr>
      <w:r>
        <w:t xml:space="preserve">: </w:t>
      </w:r>
    </w:p>
    <w:p w14:paraId="6D3856A3" w14:textId="77777777" w:rsidR="00FE56B8" w:rsidRDefault="00FE56B8" w:rsidP="00FE56B8">
      <w:pPr>
        <w:pStyle w:val="CMDOutput"/>
      </w:pPr>
      <w:r>
        <w:t>: Serial Number: JAD21140GC5</w:t>
      </w:r>
    </w:p>
    <w:p w14:paraId="256095D7" w14:textId="77777777" w:rsidR="00FE56B8" w:rsidRDefault="00FE56B8" w:rsidP="00FE56B8">
      <w:pPr>
        <w:pStyle w:val="CMDOutput"/>
      </w:pPr>
      <w:r>
        <w:t>: Hardware:   ASA5506, 4096 MB RAM, CPU Atom C2000 series 1250 MHz, 1 CPU (4 cores)</w:t>
      </w:r>
    </w:p>
    <w:p w14:paraId="05611EDE" w14:textId="77777777" w:rsidR="00FE56B8" w:rsidRDefault="00FE56B8" w:rsidP="00FE56B8">
      <w:pPr>
        <w:pStyle w:val="CMDOutput"/>
      </w:pPr>
      <w:r>
        <w:t>:</w:t>
      </w:r>
    </w:p>
    <w:p w14:paraId="79E9E23E" w14:textId="77777777" w:rsidR="00FE56B8" w:rsidRDefault="00FE56B8" w:rsidP="00FE56B8">
      <w:pPr>
        <w:pStyle w:val="CMDOutput"/>
      </w:pPr>
      <w:r>
        <w:t xml:space="preserve">ASA Version 9.15(1)1 </w:t>
      </w:r>
    </w:p>
    <w:p w14:paraId="1C995C30" w14:textId="77777777" w:rsidR="00FE56B8" w:rsidRDefault="00FE56B8" w:rsidP="00FE56B8">
      <w:pPr>
        <w:pStyle w:val="CMDOutput"/>
      </w:pPr>
      <w:r>
        <w:t>!</w:t>
      </w:r>
    </w:p>
    <w:p w14:paraId="4272540F" w14:textId="77777777" w:rsidR="00FE56B8" w:rsidRDefault="00FE56B8" w:rsidP="00FE56B8">
      <w:pPr>
        <w:pStyle w:val="CMDOutput"/>
      </w:pPr>
      <w:r>
        <w:t>hostname ciscoasa</w:t>
      </w:r>
    </w:p>
    <w:p w14:paraId="370FAD40" w14:textId="77777777" w:rsidR="00FE56B8" w:rsidRDefault="00FE56B8" w:rsidP="00FE56B8">
      <w:pPr>
        <w:pStyle w:val="CMDOutput"/>
      </w:pPr>
      <w:r>
        <w:t>enable password ***** pbkdf2</w:t>
      </w:r>
    </w:p>
    <w:p w14:paraId="6F763601" w14:textId="77777777" w:rsidR="00FE56B8" w:rsidRDefault="00FE56B8" w:rsidP="00FE56B8">
      <w:pPr>
        <w:pStyle w:val="CMDOutput"/>
      </w:pPr>
      <w:r>
        <w:t>service-module 1 keepalive-timeout 4</w:t>
      </w:r>
    </w:p>
    <w:p w14:paraId="2502C8B0" w14:textId="77777777" w:rsidR="00FE56B8" w:rsidRDefault="00FE56B8" w:rsidP="00FE56B8">
      <w:pPr>
        <w:pStyle w:val="CMDOutput"/>
      </w:pPr>
      <w:r>
        <w:t>service-module 1 keepalive-counter 6</w:t>
      </w:r>
    </w:p>
    <w:p w14:paraId="76D9D962" w14:textId="77777777" w:rsidR="00FE56B8" w:rsidRDefault="00FE56B8" w:rsidP="00FE56B8">
      <w:pPr>
        <w:pStyle w:val="CMDOutput"/>
      </w:pPr>
      <w:r>
        <w:t>service-module sfr keepalive-timeout 4</w:t>
      </w:r>
    </w:p>
    <w:p w14:paraId="1E756F74" w14:textId="77777777" w:rsidR="00FE56B8" w:rsidRDefault="00FE56B8" w:rsidP="00FE56B8">
      <w:pPr>
        <w:pStyle w:val="CMDOutput"/>
      </w:pPr>
      <w:r>
        <w:t>service-module sfr keepalive-counter 6</w:t>
      </w:r>
    </w:p>
    <w:p w14:paraId="1A416985" w14:textId="77777777" w:rsidR="00FE56B8" w:rsidRDefault="00FE56B8" w:rsidP="00FE56B8">
      <w:pPr>
        <w:pStyle w:val="CMDOutput"/>
      </w:pPr>
      <w:r>
        <w:t>names</w:t>
      </w:r>
    </w:p>
    <w:p w14:paraId="5A79C584" w14:textId="77777777" w:rsidR="00FE56B8" w:rsidRDefault="00FE56B8" w:rsidP="00FE56B8">
      <w:pPr>
        <w:pStyle w:val="CMDOutput"/>
      </w:pPr>
      <w:r>
        <w:t>no mac-address auto</w:t>
      </w:r>
    </w:p>
    <w:p w14:paraId="0C9B4D9F" w14:textId="77777777" w:rsidR="00FE56B8" w:rsidRDefault="00FE56B8" w:rsidP="00FE56B8">
      <w:pPr>
        <w:pStyle w:val="CMDOutput"/>
      </w:pPr>
    </w:p>
    <w:p w14:paraId="3CFD791F" w14:textId="77777777" w:rsidR="00FE56B8" w:rsidRDefault="00FE56B8" w:rsidP="00FE56B8">
      <w:pPr>
        <w:pStyle w:val="CMDOutput"/>
      </w:pPr>
      <w:r>
        <w:t>!</w:t>
      </w:r>
    </w:p>
    <w:p w14:paraId="631C621E" w14:textId="77777777" w:rsidR="00FE56B8" w:rsidRDefault="00FE56B8" w:rsidP="00FE56B8">
      <w:pPr>
        <w:pStyle w:val="CMDOutput"/>
      </w:pPr>
      <w:r>
        <w:t>interface GigabitEthernet1/1</w:t>
      </w:r>
    </w:p>
    <w:p w14:paraId="52ECFA28" w14:textId="77777777" w:rsidR="00FE56B8" w:rsidRDefault="00FE56B8" w:rsidP="00FE56B8">
      <w:pPr>
        <w:pStyle w:val="CMDOutput"/>
      </w:pPr>
      <w:r>
        <w:t xml:space="preserve"> shutdown</w:t>
      </w:r>
    </w:p>
    <w:p w14:paraId="6845A187" w14:textId="77777777" w:rsidR="00FE56B8" w:rsidRDefault="00FE56B8" w:rsidP="00FE56B8">
      <w:pPr>
        <w:pStyle w:val="CMDOutput"/>
      </w:pPr>
      <w:r>
        <w:t xml:space="preserve"> no nameif</w:t>
      </w:r>
    </w:p>
    <w:p w14:paraId="52529F71" w14:textId="77777777" w:rsidR="00FE56B8" w:rsidRDefault="00FE56B8" w:rsidP="00FE56B8">
      <w:pPr>
        <w:pStyle w:val="CMDOutput"/>
      </w:pPr>
      <w:r>
        <w:t xml:space="preserve"> no </w:t>
      </w:r>
      <w:proofErr w:type="gramStart"/>
      <w:r>
        <w:t>security-level</w:t>
      </w:r>
      <w:proofErr w:type="gramEnd"/>
    </w:p>
    <w:p w14:paraId="46BBA55E" w14:textId="77777777" w:rsidR="00FE56B8" w:rsidRDefault="00FE56B8" w:rsidP="00FE56B8">
      <w:pPr>
        <w:pStyle w:val="CMDOutput"/>
      </w:pPr>
      <w:r>
        <w:t xml:space="preserve"> no ip address</w:t>
      </w:r>
    </w:p>
    <w:p w14:paraId="27C3CF88" w14:textId="77777777" w:rsidR="00FE56B8" w:rsidRDefault="00FE56B8" w:rsidP="00FE56B8">
      <w:pPr>
        <w:pStyle w:val="CMDOutput"/>
      </w:pPr>
      <w:r>
        <w:t>!</w:t>
      </w:r>
    </w:p>
    <w:p w14:paraId="780EADB7" w14:textId="1B679BFF" w:rsidR="00514195" w:rsidRDefault="00FE56B8" w:rsidP="00FE56B8">
      <w:pPr>
        <w:pStyle w:val="CMDOutput"/>
      </w:pPr>
      <w:r>
        <w:t>interface GigabitEthernet1/2</w:t>
      </w:r>
    </w:p>
    <w:p w14:paraId="70D8494B" w14:textId="21F007CC" w:rsidR="00FE56B8" w:rsidRDefault="00FE56B8" w:rsidP="00FE56B8">
      <w:pPr>
        <w:pStyle w:val="CMDOutput"/>
        <w:rPr>
          <w:ins w:id="57" w:author="DAYUTH THY" w:date="2026-03-15T14:57:00Z" w16du:dateUtc="2026-03-15T07:57:00Z"/>
        </w:rPr>
      </w:pPr>
      <w:r>
        <w:t>&lt;output omitted&gt;</w:t>
      </w:r>
    </w:p>
    <w:p w14:paraId="300ABFCA" w14:textId="5B38BF3C" w:rsidR="00184AD1" w:rsidRDefault="00184AD1" w:rsidP="00FE56B8">
      <w:pPr>
        <w:pStyle w:val="CMDOutput"/>
      </w:pPr>
      <w:ins w:id="58" w:author="DAYUTH THY" w:date="2026-03-15T14:57:00Z" w16du:dateUtc="2026-03-15T07:57:00Z">
        <w:r w:rsidRPr="00184AD1">
          <w:drawing>
            <wp:inline distT="0" distB="0" distL="0" distR="0" wp14:anchorId="2B0D4E0B" wp14:editId="6CEAA2AC">
              <wp:extent cx="6400800" cy="7821930"/>
              <wp:effectExtent l="0" t="0" r="0" b="7620"/>
              <wp:docPr id="15310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0511" name=""/>
                      <pic:cNvPicPr/>
                    </pic:nvPicPr>
                    <pic:blipFill>
                      <a:blip r:embed="rId12"/>
                      <a:stretch>
                        <a:fillRect/>
                      </a:stretch>
                    </pic:blipFill>
                    <pic:spPr>
                      <a:xfrm>
                        <a:off x="0" y="0"/>
                        <a:ext cx="6400800" cy="7821930"/>
                      </a:xfrm>
                      <a:prstGeom prst="rect">
                        <a:avLst/>
                      </a:prstGeom>
                    </pic:spPr>
                  </pic:pic>
                </a:graphicData>
              </a:graphic>
            </wp:inline>
          </w:drawing>
        </w:r>
      </w:ins>
    </w:p>
    <w:p w14:paraId="01473D6F" w14:textId="506CC6AD" w:rsidR="008C22D9" w:rsidRPr="00F94B11" w:rsidRDefault="008C22D9" w:rsidP="00514195">
      <w:pPr>
        <w:pStyle w:val="BodyTextL50"/>
      </w:pPr>
      <w:r w:rsidRPr="00D34226">
        <w:rPr>
          <w:b/>
        </w:rPr>
        <w:t>Note</w:t>
      </w:r>
      <w:r w:rsidRPr="002B5A05">
        <w:t>:</w:t>
      </w:r>
      <w:r w:rsidRPr="00F94B11">
        <w:t xml:space="preserve"> To </w:t>
      </w:r>
      <w:r>
        <w:t xml:space="preserve">stop </w:t>
      </w:r>
      <w:r w:rsidRPr="00F94B11">
        <w:t xml:space="preserve">the output from a command using the CLI, press </w:t>
      </w:r>
      <w:r w:rsidRPr="009A596B">
        <w:rPr>
          <w:b/>
        </w:rPr>
        <w:t>Q</w:t>
      </w:r>
      <w:r w:rsidRPr="00F94B11">
        <w:t>.</w:t>
      </w:r>
    </w:p>
    <w:p w14:paraId="250C7CDB" w14:textId="77777777" w:rsidR="008C22D9" w:rsidRDefault="008C22D9" w:rsidP="008C22D9">
      <w:pPr>
        <w:pStyle w:val="BodyTextL50"/>
      </w:pPr>
      <w:r>
        <w:t xml:space="preserve">You may also see other security features, such as a global policy that inspects selected application traffic, which the ASA inserts by </w:t>
      </w:r>
      <w:r w:rsidRPr="00ED5E38">
        <w:rPr>
          <w:noProof/>
        </w:rPr>
        <w:t>default</w:t>
      </w:r>
      <w:r>
        <w:t xml:space="preserve"> if the original startup configuration has been erased. The actual output varies depending on the ASA model, version, and configuration status.</w:t>
      </w:r>
    </w:p>
    <w:p w14:paraId="6B1E9381" w14:textId="1952EF3C" w:rsidR="008C22D9" w:rsidRPr="00422018" w:rsidRDefault="008C22D9" w:rsidP="008C22D9">
      <w:pPr>
        <w:pStyle w:val="SubStepAlpha"/>
      </w:pPr>
      <w:r>
        <w:t xml:space="preserve">You can restore the ASA to its factory default settings by using the </w:t>
      </w:r>
      <w:r w:rsidRPr="00422018">
        <w:rPr>
          <w:b/>
        </w:rPr>
        <w:t>configure factory-default</w:t>
      </w:r>
      <w:r>
        <w:t xml:space="preserve"> global configuration command.  When entering global configuration, you will initially be prompted to </w:t>
      </w:r>
      <w:r w:rsidRPr="00422018">
        <w:t>enable anonymous error reporting</w:t>
      </w:r>
      <w:r>
        <w:t>. Enter</w:t>
      </w:r>
      <w:r w:rsidR="00FE56B8">
        <w:t xml:space="preserve"> </w:t>
      </w:r>
      <w:r w:rsidR="00FE56B8" w:rsidRPr="00FE56B8">
        <w:rPr>
          <w:b/>
          <w:bCs/>
        </w:rPr>
        <w:t>N</w:t>
      </w:r>
      <w:r w:rsidR="00FE56B8">
        <w:t>, otherwise enter</w:t>
      </w:r>
      <w:r>
        <w:t xml:space="preserve"> </w:t>
      </w:r>
      <w:r w:rsidRPr="00D51ED4">
        <w:rPr>
          <w:b/>
        </w:rPr>
        <w:t>A</w:t>
      </w:r>
      <w:r>
        <w:rPr>
          <w:b/>
        </w:rPr>
        <w:t xml:space="preserve"> </w:t>
      </w:r>
      <w:r w:rsidRPr="00D51ED4">
        <w:t xml:space="preserve">to be prompted for this </w:t>
      </w:r>
      <w:proofErr w:type="gramStart"/>
      <w:r w:rsidRPr="00D51ED4">
        <w:t>at a later date</w:t>
      </w:r>
      <w:proofErr w:type="gramEnd"/>
      <w:r w:rsidRPr="00D51ED4">
        <w:t>.</w:t>
      </w:r>
    </w:p>
    <w:p w14:paraId="56448E49" w14:textId="77777777" w:rsidR="00440D40" w:rsidRPr="00440D40" w:rsidRDefault="00440D40" w:rsidP="00440D40">
      <w:pPr>
        <w:pStyle w:val="CMD"/>
      </w:pPr>
      <w:r w:rsidRPr="00440D40">
        <w:t>ciscoasa# conf t</w:t>
      </w:r>
    </w:p>
    <w:p w14:paraId="1F137125" w14:textId="77777777" w:rsidR="00440D40" w:rsidRPr="00440D40" w:rsidRDefault="00440D40" w:rsidP="00440D40">
      <w:pPr>
        <w:pStyle w:val="CMD"/>
      </w:pPr>
      <w:r w:rsidRPr="00440D40">
        <w:t xml:space="preserve">ciscoasa(config)# </w:t>
      </w:r>
    </w:p>
    <w:p w14:paraId="47E85E20" w14:textId="77777777" w:rsidR="00440D40" w:rsidRPr="00440D40" w:rsidRDefault="00440D40" w:rsidP="00440D40">
      <w:pPr>
        <w:pStyle w:val="CMDOutput"/>
      </w:pPr>
    </w:p>
    <w:p w14:paraId="386FC89E" w14:textId="77777777" w:rsidR="00440D40" w:rsidRPr="00440D40" w:rsidRDefault="00440D40" w:rsidP="00440D40">
      <w:pPr>
        <w:pStyle w:val="CMDOutput"/>
      </w:pPr>
      <w:r w:rsidRPr="00440D40">
        <w:t>***************************** NOTICE *****************************</w:t>
      </w:r>
    </w:p>
    <w:p w14:paraId="33702AD1" w14:textId="77777777" w:rsidR="00440D40" w:rsidRPr="00440D40" w:rsidRDefault="00440D40" w:rsidP="00440D40">
      <w:pPr>
        <w:pStyle w:val="CMDOutput"/>
      </w:pPr>
    </w:p>
    <w:p w14:paraId="71277076" w14:textId="77777777" w:rsidR="00440D40" w:rsidRPr="00440D40" w:rsidRDefault="00440D40" w:rsidP="00440D40">
      <w:pPr>
        <w:pStyle w:val="CMDOutput"/>
      </w:pPr>
      <w:r w:rsidRPr="00440D40">
        <w:t>Help to improve the ASA platform by enabling anonymous reporting,</w:t>
      </w:r>
    </w:p>
    <w:p w14:paraId="11124539" w14:textId="77777777" w:rsidR="00440D40" w:rsidRPr="00440D40" w:rsidRDefault="00440D40" w:rsidP="00440D40">
      <w:pPr>
        <w:pStyle w:val="CMDOutput"/>
      </w:pPr>
      <w:r w:rsidRPr="00440D40">
        <w:t>which allows Cisco to securely receive minimal error and health</w:t>
      </w:r>
    </w:p>
    <w:p w14:paraId="04F653FB" w14:textId="77777777" w:rsidR="00440D40" w:rsidRPr="00440D40" w:rsidRDefault="00440D40" w:rsidP="00440D40">
      <w:pPr>
        <w:pStyle w:val="CMDOutput"/>
      </w:pPr>
      <w:r w:rsidRPr="00440D40">
        <w:t>information from the device. To learn more about this feature,</w:t>
      </w:r>
    </w:p>
    <w:p w14:paraId="79008777" w14:textId="77777777" w:rsidR="00440D40" w:rsidRPr="00440D40" w:rsidRDefault="00440D40" w:rsidP="00440D40">
      <w:pPr>
        <w:pStyle w:val="CMDOutput"/>
      </w:pPr>
      <w:r w:rsidRPr="00440D40">
        <w:t>please visit: http://www.cisco.com/go/smartcall</w:t>
      </w:r>
    </w:p>
    <w:p w14:paraId="2459E4C8" w14:textId="77777777" w:rsidR="00440D40" w:rsidRPr="00440D40" w:rsidRDefault="00440D40" w:rsidP="00440D40">
      <w:pPr>
        <w:pStyle w:val="CMDOutput"/>
      </w:pPr>
    </w:p>
    <w:p w14:paraId="27AA8C92" w14:textId="77777777" w:rsidR="00440D40" w:rsidRPr="00440D40" w:rsidRDefault="00440D40" w:rsidP="00440D40">
      <w:pPr>
        <w:pStyle w:val="CMDOutput"/>
        <w:rPr>
          <w:highlight w:val="yellow"/>
        </w:rPr>
      </w:pPr>
      <w:r w:rsidRPr="00440D40">
        <w:rPr>
          <w:highlight w:val="yellow"/>
        </w:rPr>
        <w:t>Would you like to enable anonymous error reporting to help improve</w:t>
      </w:r>
    </w:p>
    <w:p w14:paraId="54DF948E" w14:textId="0CD3EA41" w:rsidR="00440D40" w:rsidRPr="00440D40" w:rsidRDefault="00440D40" w:rsidP="00440D40">
      <w:pPr>
        <w:pStyle w:val="CMDOutput"/>
      </w:pPr>
      <w:r w:rsidRPr="00440D40">
        <w:rPr>
          <w:highlight w:val="yellow"/>
        </w:rPr>
        <w:t xml:space="preserve">the product? [Y]es, [N]o, [A]sk later: </w:t>
      </w:r>
      <w:r w:rsidRPr="00440D40">
        <w:rPr>
          <w:b/>
          <w:bCs/>
          <w:highlight w:val="yellow"/>
        </w:rPr>
        <w:t>N</w:t>
      </w:r>
    </w:p>
    <w:p w14:paraId="2052EB6C" w14:textId="77777777" w:rsidR="00440D40" w:rsidRPr="00440D40" w:rsidRDefault="00440D40" w:rsidP="00440D40">
      <w:pPr>
        <w:pStyle w:val="CMDOutput"/>
      </w:pPr>
    </w:p>
    <w:p w14:paraId="281E4DED" w14:textId="77777777" w:rsidR="00440D40" w:rsidRPr="00440D40" w:rsidRDefault="00440D40" w:rsidP="00440D40">
      <w:pPr>
        <w:pStyle w:val="CMDOutput"/>
      </w:pPr>
      <w:r w:rsidRPr="00440D40">
        <w:t>In the future, if you would like to enable this feature,</w:t>
      </w:r>
    </w:p>
    <w:p w14:paraId="2DA03FB6" w14:textId="77777777" w:rsidR="00440D40" w:rsidRPr="00440D40" w:rsidRDefault="00440D40" w:rsidP="00440D40">
      <w:pPr>
        <w:pStyle w:val="CMDOutput"/>
      </w:pPr>
      <w:r w:rsidRPr="00440D40">
        <w:t>issue the command "call-home reporting anonymous".</w:t>
      </w:r>
    </w:p>
    <w:p w14:paraId="77B8EEF3" w14:textId="77777777" w:rsidR="00440D40" w:rsidRPr="00440D40" w:rsidRDefault="00440D40" w:rsidP="00440D40">
      <w:pPr>
        <w:pStyle w:val="CMDOutput"/>
      </w:pPr>
    </w:p>
    <w:p w14:paraId="0CB3C536" w14:textId="77777777" w:rsidR="00440D40" w:rsidRPr="00440D40" w:rsidRDefault="00440D40" w:rsidP="00440D40">
      <w:pPr>
        <w:pStyle w:val="CMDOutput"/>
      </w:pPr>
      <w:r w:rsidRPr="00440D40">
        <w:t>Please remember to save your configuration.</w:t>
      </w:r>
    </w:p>
    <w:p w14:paraId="67A14F81" w14:textId="77777777" w:rsidR="00440D40" w:rsidRPr="00440D40" w:rsidRDefault="00440D40" w:rsidP="00440D40">
      <w:pPr>
        <w:pStyle w:val="CMDOutput"/>
      </w:pPr>
    </w:p>
    <w:p w14:paraId="24361617" w14:textId="77777777" w:rsidR="00440D40" w:rsidRPr="00440D40" w:rsidRDefault="00440D40" w:rsidP="00440D40">
      <w:pPr>
        <w:pStyle w:val="CMD"/>
      </w:pPr>
      <w:r w:rsidRPr="00440D40">
        <w:rPr>
          <w:highlight w:val="yellow"/>
        </w:rPr>
        <w:t>ciscoasa(</w:t>
      </w:r>
      <w:proofErr w:type="gramStart"/>
      <w:r w:rsidRPr="00440D40">
        <w:rPr>
          <w:highlight w:val="yellow"/>
        </w:rPr>
        <w:t>config)#</w:t>
      </w:r>
      <w:proofErr w:type="gramEnd"/>
      <w:r w:rsidRPr="00440D40">
        <w:rPr>
          <w:highlight w:val="yellow"/>
        </w:rPr>
        <w:t xml:space="preserve"> </w:t>
      </w:r>
      <w:r w:rsidRPr="00440D40">
        <w:rPr>
          <w:b/>
          <w:bCs/>
          <w:highlight w:val="yellow"/>
        </w:rPr>
        <w:t>configure factory-default</w:t>
      </w:r>
      <w:r w:rsidRPr="00440D40">
        <w:t xml:space="preserve"> </w:t>
      </w:r>
    </w:p>
    <w:p w14:paraId="49FA2601" w14:textId="77777777" w:rsidR="00440D40" w:rsidRPr="00440D40" w:rsidRDefault="00440D40" w:rsidP="00440D40">
      <w:pPr>
        <w:pStyle w:val="CMDOutput"/>
      </w:pPr>
      <w:r w:rsidRPr="00440D40">
        <w:t>Based on the inside IP address and mask, the DHCP address</w:t>
      </w:r>
    </w:p>
    <w:p w14:paraId="1C90D04E" w14:textId="77777777" w:rsidR="00440D40" w:rsidRPr="00440D40" w:rsidRDefault="00440D40" w:rsidP="00440D40">
      <w:pPr>
        <w:pStyle w:val="CMDOutput"/>
      </w:pPr>
      <w:r w:rsidRPr="00440D40">
        <w:t xml:space="preserve">pool size is reduced to 250 from </w:t>
      </w:r>
      <w:proofErr w:type="gramStart"/>
      <w:r w:rsidRPr="00440D40">
        <w:t>the platform</w:t>
      </w:r>
      <w:proofErr w:type="gramEnd"/>
      <w:r w:rsidRPr="00440D40">
        <w:t xml:space="preserve"> limit 256</w:t>
      </w:r>
    </w:p>
    <w:p w14:paraId="7A93EEF0" w14:textId="77777777" w:rsidR="00440D40" w:rsidRPr="00440D40" w:rsidRDefault="00440D40" w:rsidP="00440D40">
      <w:pPr>
        <w:pStyle w:val="CMDOutput"/>
      </w:pPr>
    </w:p>
    <w:p w14:paraId="18426CA5" w14:textId="77777777" w:rsidR="00440D40" w:rsidRPr="00440D40" w:rsidRDefault="00440D40" w:rsidP="00440D40">
      <w:pPr>
        <w:pStyle w:val="CMDOutput"/>
      </w:pPr>
      <w:r w:rsidRPr="00440D40">
        <w:t>WARNING: The boot system configuration will be cleared.</w:t>
      </w:r>
    </w:p>
    <w:p w14:paraId="474EA85E" w14:textId="77777777" w:rsidR="00440D40" w:rsidRPr="00440D40" w:rsidRDefault="00440D40" w:rsidP="00440D40">
      <w:pPr>
        <w:pStyle w:val="CMDOutput"/>
      </w:pPr>
      <w:r w:rsidRPr="00440D40">
        <w:t>The first image found in disk0:/ will be used to boot the</w:t>
      </w:r>
    </w:p>
    <w:p w14:paraId="2F9E015B" w14:textId="77777777" w:rsidR="00440D40" w:rsidRPr="00440D40" w:rsidRDefault="00440D40" w:rsidP="00440D40">
      <w:pPr>
        <w:pStyle w:val="CMDOutput"/>
      </w:pPr>
      <w:r w:rsidRPr="00440D40">
        <w:t>system on the next reload.</w:t>
      </w:r>
    </w:p>
    <w:p w14:paraId="5BA6C66A" w14:textId="77777777" w:rsidR="00440D40" w:rsidRPr="00440D40" w:rsidRDefault="00440D40" w:rsidP="00440D40">
      <w:pPr>
        <w:pStyle w:val="CMDOutput"/>
      </w:pPr>
      <w:r w:rsidRPr="00440D40">
        <w:t>Verify there is a valid image on disk0:/ or the system will</w:t>
      </w:r>
    </w:p>
    <w:p w14:paraId="2816BFDA" w14:textId="77777777" w:rsidR="00440D40" w:rsidRPr="00440D40" w:rsidRDefault="00440D40" w:rsidP="00440D40">
      <w:pPr>
        <w:pStyle w:val="CMDOutput"/>
      </w:pPr>
      <w:r w:rsidRPr="00440D40">
        <w:t>not boot.</w:t>
      </w:r>
    </w:p>
    <w:p w14:paraId="0BCAE4E4" w14:textId="77777777" w:rsidR="00440D40" w:rsidRPr="00440D40" w:rsidRDefault="00440D40" w:rsidP="00440D40">
      <w:pPr>
        <w:pStyle w:val="CMDOutput"/>
      </w:pPr>
    </w:p>
    <w:p w14:paraId="01BBB861" w14:textId="77777777" w:rsidR="00440D40" w:rsidRPr="00440D40" w:rsidRDefault="00440D40" w:rsidP="00440D40">
      <w:pPr>
        <w:pStyle w:val="CMDOutput"/>
      </w:pPr>
      <w:r w:rsidRPr="00440D40">
        <w:t>Begin to apply factory-default configuration:</w:t>
      </w:r>
    </w:p>
    <w:p w14:paraId="199D0189" w14:textId="77777777" w:rsidR="00440D40" w:rsidRPr="00440D40" w:rsidRDefault="00440D40" w:rsidP="00440D40">
      <w:pPr>
        <w:pStyle w:val="CMDOutput"/>
      </w:pPr>
      <w:r w:rsidRPr="00440D40">
        <w:t>Clear all configuration</w:t>
      </w:r>
    </w:p>
    <w:p w14:paraId="3750A343" w14:textId="77777777" w:rsidR="00440D40" w:rsidRPr="00440D40" w:rsidRDefault="00440D40" w:rsidP="00440D40">
      <w:pPr>
        <w:pStyle w:val="CMDOutput"/>
      </w:pPr>
      <w:r w:rsidRPr="00440D40">
        <w:t>Executing command</w:t>
      </w:r>
      <w:proofErr w:type="gramStart"/>
      <w:r w:rsidRPr="00440D40">
        <w:t>: !</w:t>
      </w:r>
      <w:proofErr w:type="gramEnd"/>
    </w:p>
    <w:p w14:paraId="2B941E8D" w14:textId="77777777" w:rsidR="00440D40" w:rsidRPr="00440D40" w:rsidRDefault="00440D40" w:rsidP="00440D40">
      <w:pPr>
        <w:pStyle w:val="CMDOutput"/>
      </w:pPr>
      <w:r w:rsidRPr="00440D40">
        <w:t>Executing command: interface Management1/1</w:t>
      </w:r>
    </w:p>
    <w:p w14:paraId="6C64DF90" w14:textId="77777777" w:rsidR="00440D40" w:rsidRPr="00440D40" w:rsidRDefault="00440D40" w:rsidP="00440D40">
      <w:pPr>
        <w:pStyle w:val="CMDOutput"/>
      </w:pPr>
      <w:r w:rsidRPr="00440D40">
        <w:t>Executing command</w:t>
      </w:r>
      <w:proofErr w:type="gramStart"/>
      <w:r w:rsidRPr="00440D40">
        <w:t>:  management</w:t>
      </w:r>
      <w:proofErr w:type="gramEnd"/>
      <w:r w:rsidRPr="00440D40">
        <w:t>-only</w:t>
      </w:r>
    </w:p>
    <w:p w14:paraId="74E17711" w14:textId="77777777" w:rsidR="00440D40" w:rsidRPr="00440D40" w:rsidRDefault="00440D40" w:rsidP="00440D40">
      <w:pPr>
        <w:pStyle w:val="CMDOutput"/>
      </w:pPr>
      <w:r w:rsidRPr="00440D40">
        <w:t>Executing command</w:t>
      </w:r>
      <w:proofErr w:type="gramStart"/>
      <w:r w:rsidRPr="00440D40">
        <w:t>:  no</w:t>
      </w:r>
      <w:proofErr w:type="gramEnd"/>
      <w:r w:rsidRPr="00440D40">
        <w:t xml:space="preserve"> nameif</w:t>
      </w:r>
    </w:p>
    <w:p w14:paraId="08A1CCC7" w14:textId="77777777" w:rsidR="00440D40" w:rsidRPr="00440D40" w:rsidRDefault="00440D40" w:rsidP="00440D40">
      <w:pPr>
        <w:pStyle w:val="CMDOutput"/>
      </w:pPr>
      <w:r w:rsidRPr="00440D40">
        <w:t>Executing command</w:t>
      </w:r>
      <w:proofErr w:type="gramStart"/>
      <w:r w:rsidRPr="00440D40">
        <w:t>:  no</w:t>
      </w:r>
      <w:proofErr w:type="gramEnd"/>
      <w:r w:rsidRPr="00440D40">
        <w:t xml:space="preserve"> security-level</w:t>
      </w:r>
    </w:p>
    <w:p w14:paraId="42399CAC" w14:textId="77777777" w:rsidR="00440D40" w:rsidRPr="00440D40" w:rsidRDefault="00440D40" w:rsidP="00440D40">
      <w:pPr>
        <w:pStyle w:val="CMDOutput"/>
      </w:pPr>
      <w:r w:rsidRPr="00440D40">
        <w:t>Executing command</w:t>
      </w:r>
      <w:proofErr w:type="gramStart"/>
      <w:r w:rsidRPr="00440D40">
        <w:t>:  no</w:t>
      </w:r>
      <w:proofErr w:type="gramEnd"/>
      <w:r w:rsidRPr="00440D40">
        <w:t xml:space="preserve"> ip address</w:t>
      </w:r>
    </w:p>
    <w:p w14:paraId="373C5D09" w14:textId="77777777" w:rsidR="00440D40" w:rsidRPr="00440D40" w:rsidRDefault="00440D40" w:rsidP="00440D40">
      <w:pPr>
        <w:pStyle w:val="CMDOutput"/>
      </w:pPr>
      <w:r w:rsidRPr="00440D40">
        <w:t>Executing command</w:t>
      </w:r>
      <w:proofErr w:type="gramStart"/>
      <w:r w:rsidRPr="00440D40">
        <w:t>:  no</w:t>
      </w:r>
      <w:proofErr w:type="gramEnd"/>
      <w:r w:rsidRPr="00440D40">
        <w:t xml:space="preserve"> shutdown</w:t>
      </w:r>
    </w:p>
    <w:p w14:paraId="21C9E0FD" w14:textId="77777777" w:rsidR="00440D40" w:rsidRPr="00440D40" w:rsidRDefault="00440D40" w:rsidP="00440D40">
      <w:pPr>
        <w:pStyle w:val="CMDOutput"/>
      </w:pPr>
      <w:r w:rsidRPr="00440D40">
        <w:t>Executing command</w:t>
      </w:r>
      <w:proofErr w:type="gramStart"/>
      <w:r w:rsidRPr="00440D40">
        <w:t>:  exit</w:t>
      </w:r>
      <w:proofErr w:type="gramEnd"/>
    </w:p>
    <w:p w14:paraId="58C8FEA9" w14:textId="77777777" w:rsidR="00440D40" w:rsidRPr="00440D40" w:rsidRDefault="00440D40" w:rsidP="00440D40">
      <w:pPr>
        <w:pStyle w:val="CMDOutput"/>
      </w:pPr>
      <w:r w:rsidRPr="00440D40">
        <w:t>Executing command</w:t>
      </w:r>
      <w:proofErr w:type="gramStart"/>
      <w:r w:rsidRPr="00440D40">
        <w:t>: !</w:t>
      </w:r>
      <w:proofErr w:type="gramEnd"/>
    </w:p>
    <w:p w14:paraId="31DE6E70" w14:textId="77777777" w:rsidR="00440D40" w:rsidRPr="00440D40" w:rsidRDefault="00440D40" w:rsidP="00440D40">
      <w:pPr>
        <w:pStyle w:val="CMDOutput"/>
      </w:pPr>
      <w:r w:rsidRPr="00440D40">
        <w:t>Executing command: interface GigabitEthernet1/1</w:t>
      </w:r>
    </w:p>
    <w:p w14:paraId="3D3F9EBF" w14:textId="77777777" w:rsidR="00440D40" w:rsidRPr="00440D40" w:rsidRDefault="00440D40" w:rsidP="00440D40">
      <w:pPr>
        <w:pStyle w:val="CMDOutput"/>
      </w:pPr>
      <w:r w:rsidRPr="00440D40">
        <w:t>Executing command</w:t>
      </w:r>
      <w:proofErr w:type="gramStart"/>
      <w:r w:rsidRPr="00440D40">
        <w:t>:  nameif</w:t>
      </w:r>
      <w:proofErr w:type="gramEnd"/>
      <w:r w:rsidRPr="00440D40">
        <w:t xml:space="preserve"> outside</w:t>
      </w:r>
    </w:p>
    <w:p w14:paraId="4CB9D9FB" w14:textId="77777777" w:rsidR="00440D40" w:rsidRPr="00440D40" w:rsidRDefault="00440D40" w:rsidP="00440D40">
      <w:pPr>
        <w:pStyle w:val="CMDOutput"/>
      </w:pPr>
      <w:r w:rsidRPr="00440D40">
        <w:t>INFO: Security level for "outside" set to 0 by default.</w:t>
      </w:r>
    </w:p>
    <w:p w14:paraId="10EC4ECC" w14:textId="77777777" w:rsidR="00440D40" w:rsidRPr="00440D40" w:rsidRDefault="00440D40" w:rsidP="00440D40">
      <w:pPr>
        <w:pStyle w:val="CMDOutput"/>
      </w:pPr>
      <w:r w:rsidRPr="00440D40">
        <w:t>Executing command</w:t>
      </w:r>
      <w:proofErr w:type="gramStart"/>
      <w:r w:rsidRPr="00440D40">
        <w:t>:  security</w:t>
      </w:r>
      <w:proofErr w:type="gramEnd"/>
      <w:r w:rsidRPr="00440D40">
        <w:t>-level 0</w:t>
      </w:r>
    </w:p>
    <w:p w14:paraId="5497AF11" w14:textId="77777777" w:rsidR="00440D40" w:rsidRPr="00440D40" w:rsidRDefault="00440D40" w:rsidP="00440D40">
      <w:pPr>
        <w:pStyle w:val="CMDOutput"/>
      </w:pPr>
      <w:r w:rsidRPr="00440D40">
        <w:t>Executing command</w:t>
      </w:r>
      <w:proofErr w:type="gramStart"/>
      <w:r w:rsidRPr="00440D40">
        <w:t>:  no</w:t>
      </w:r>
      <w:proofErr w:type="gramEnd"/>
      <w:r w:rsidRPr="00440D40">
        <w:t xml:space="preserve"> shutdown</w:t>
      </w:r>
    </w:p>
    <w:p w14:paraId="6051EA1F" w14:textId="38CE6A19" w:rsidR="008C22D9" w:rsidRDefault="008C22D9" w:rsidP="00161F52">
      <w:pPr>
        <w:pStyle w:val="CMDOutput"/>
      </w:pPr>
      <w:r>
        <w:t>&lt;output omitted&gt;</w:t>
      </w:r>
    </w:p>
    <w:p w14:paraId="69E1F28D" w14:textId="77777777" w:rsidR="00440D40" w:rsidRDefault="00440D40" w:rsidP="00440D40">
      <w:pPr>
        <w:pStyle w:val="CMDOutput"/>
      </w:pPr>
      <w:r>
        <w:t>Executing command: same-security-traffic permit inter-interface</w:t>
      </w:r>
    </w:p>
    <w:p w14:paraId="1C22E8A9" w14:textId="77777777" w:rsidR="00440D40" w:rsidRDefault="00440D40" w:rsidP="00440D40">
      <w:pPr>
        <w:pStyle w:val="CMDOutput"/>
      </w:pPr>
      <w:r>
        <w:t>Executing command</w:t>
      </w:r>
      <w:proofErr w:type="gramStart"/>
      <w:r>
        <w:t>: !</w:t>
      </w:r>
      <w:proofErr w:type="gramEnd"/>
    </w:p>
    <w:p w14:paraId="02446248" w14:textId="77777777" w:rsidR="00440D40" w:rsidRDefault="00440D40" w:rsidP="00440D40">
      <w:pPr>
        <w:pStyle w:val="CMDOutput"/>
      </w:pPr>
      <w:r>
        <w:t>Executing command</w:t>
      </w:r>
      <w:proofErr w:type="gramStart"/>
      <w:r>
        <w:t>: !</w:t>
      </w:r>
      <w:proofErr w:type="gramEnd"/>
    </w:p>
    <w:p w14:paraId="147B1131" w14:textId="77777777" w:rsidR="00440D40" w:rsidRDefault="00440D40" w:rsidP="00440D40">
      <w:pPr>
        <w:pStyle w:val="CMDOutput"/>
      </w:pPr>
      <w:r w:rsidRPr="00440D40">
        <w:rPr>
          <w:highlight w:val="yellow"/>
        </w:rPr>
        <w:t>Factory-default configuration is completed</w:t>
      </w:r>
    </w:p>
    <w:p w14:paraId="61C91A8B" w14:textId="504F3EA6" w:rsidR="00440D40" w:rsidRPr="00F94B11" w:rsidRDefault="00440D40" w:rsidP="00440D40">
      <w:pPr>
        <w:pStyle w:val="CMD"/>
      </w:pPr>
      <w:r>
        <w:t>ciscoasa(config)#</w:t>
      </w:r>
    </w:p>
    <w:p w14:paraId="3D1E68AA" w14:textId="77777777" w:rsidR="008C22D9" w:rsidRDefault="008C22D9" w:rsidP="008C22D9">
      <w:pPr>
        <w:pStyle w:val="SubStepAlpha"/>
      </w:pPr>
      <w:r>
        <w:t xml:space="preserve">You may want to capture and print the factory-default configuration as a reference. Use the terminal emulation program to copy it from the ASA and paste it into a text document. </w:t>
      </w:r>
      <w:r w:rsidRPr="00F25339">
        <w:t xml:space="preserve">You can then edit this </w:t>
      </w:r>
      <w:r w:rsidRPr="00ED5E38">
        <w:rPr>
          <w:noProof/>
        </w:rPr>
        <w:t>file</w:t>
      </w:r>
      <w:r w:rsidRPr="00F25339">
        <w:t xml:space="preserve"> if desired, so that it contains only valid commands</w:t>
      </w:r>
      <w:r>
        <w:t xml:space="preserve">. You should remove password commands and enter the </w:t>
      </w:r>
      <w:r w:rsidRPr="00535F89">
        <w:rPr>
          <w:b/>
        </w:rPr>
        <w:t>no shut</w:t>
      </w:r>
      <w:r>
        <w:t xml:space="preserve"> command to enable the desired interfaces.</w:t>
      </w:r>
    </w:p>
    <w:p w14:paraId="52A2178D" w14:textId="77777777" w:rsidR="008C22D9" w:rsidRPr="001F4F1B" w:rsidRDefault="008C22D9" w:rsidP="008C22D9">
      <w:pPr>
        <w:pStyle w:val="Heading3"/>
      </w:pPr>
      <w:bookmarkStart w:id="59" w:name="wp1054593"/>
      <w:bookmarkEnd w:id="59"/>
      <w:r>
        <w:t>Clear the previous ASA configuration settings.</w:t>
      </w:r>
    </w:p>
    <w:p w14:paraId="2F6E553D" w14:textId="77777777" w:rsidR="008C22D9" w:rsidRDefault="008C22D9" w:rsidP="008C22D9">
      <w:pPr>
        <w:pStyle w:val="SubStepAlpha"/>
      </w:pPr>
      <w:r>
        <w:t xml:space="preserve">Use the </w:t>
      </w:r>
      <w:r w:rsidRPr="002B5A05">
        <w:rPr>
          <w:b/>
        </w:rPr>
        <w:t xml:space="preserve">write </w:t>
      </w:r>
      <w:r w:rsidRPr="00ED5E38">
        <w:rPr>
          <w:b/>
          <w:noProof/>
        </w:rPr>
        <w:t>erase</w:t>
      </w:r>
      <w:r>
        <w:t xml:space="preserve"> command to remove the </w:t>
      </w:r>
      <w:r w:rsidRPr="006A3307">
        <w:t>startup-config</w:t>
      </w:r>
      <w:r>
        <w:t xml:space="preserve"> file from flash memory.</w:t>
      </w:r>
    </w:p>
    <w:p w14:paraId="77557092" w14:textId="3C8495BB" w:rsidR="00440D40" w:rsidRDefault="00440D40" w:rsidP="00440D40">
      <w:pPr>
        <w:pStyle w:val="CMD"/>
      </w:pPr>
      <w:r>
        <w:t>ciscoasa(</w:t>
      </w:r>
      <w:proofErr w:type="gramStart"/>
      <w:r>
        <w:t>config)#</w:t>
      </w:r>
      <w:proofErr w:type="gramEnd"/>
      <w:r>
        <w:t xml:space="preserve"> </w:t>
      </w:r>
      <w:r w:rsidRPr="00440D40">
        <w:rPr>
          <w:b/>
          <w:bCs/>
        </w:rPr>
        <w:t>end</w:t>
      </w:r>
    </w:p>
    <w:p w14:paraId="23CC8029" w14:textId="77777777" w:rsidR="00440D40" w:rsidRDefault="00440D40" w:rsidP="00440D40">
      <w:pPr>
        <w:pStyle w:val="CMD"/>
      </w:pPr>
      <w:r>
        <w:t xml:space="preserve">ciscoasa# </w:t>
      </w:r>
      <w:r w:rsidRPr="00440D40">
        <w:rPr>
          <w:b/>
          <w:bCs/>
        </w:rPr>
        <w:t>write erase</w:t>
      </w:r>
    </w:p>
    <w:p w14:paraId="775D66C1" w14:textId="5676A578" w:rsidR="00440D40" w:rsidRDefault="00440D40" w:rsidP="00440D40">
      <w:pPr>
        <w:pStyle w:val="CMD"/>
      </w:pPr>
      <w:r>
        <w:t xml:space="preserve">Erase configuration in flash </w:t>
      </w:r>
      <w:proofErr w:type="gramStart"/>
      <w:r>
        <w:t>memory?</w:t>
      </w:r>
      <w:proofErr w:type="gramEnd"/>
      <w:r>
        <w:t xml:space="preserve"> [confirm] </w:t>
      </w:r>
      <w:r w:rsidRPr="00440D40">
        <w:rPr>
          <w:b/>
          <w:bCs/>
        </w:rPr>
        <w:t>&lt;</w:t>
      </w:r>
      <w:r>
        <w:rPr>
          <w:b/>
          <w:bCs/>
        </w:rPr>
        <w:t>Enter</w:t>
      </w:r>
      <w:r w:rsidRPr="00440D40">
        <w:rPr>
          <w:b/>
          <w:bCs/>
        </w:rPr>
        <w:t>&gt;</w:t>
      </w:r>
    </w:p>
    <w:p w14:paraId="553BED5A" w14:textId="77777777" w:rsidR="00440D40" w:rsidRDefault="00440D40" w:rsidP="00440D40">
      <w:pPr>
        <w:pStyle w:val="CMDOutput"/>
      </w:pPr>
      <w:r>
        <w:t>[OK]</w:t>
      </w:r>
    </w:p>
    <w:p w14:paraId="770D7D9E" w14:textId="77777777" w:rsidR="00440D40" w:rsidRDefault="00440D40" w:rsidP="00440D40">
      <w:pPr>
        <w:pStyle w:val="CMD"/>
      </w:pPr>
      <w:r>
        <w:t xml:space="preserve">ciscoasa# </w:t>
      </w:r>
      <w:r w:rsidRPr="00440D40">
        <w:rPr>
          <w:b/>
          <w:bCs/>
        </w:rPr>
        <w:t>show start</w:t>
      </w:r>
    </w:p>
    <w:p w14:paraId="5B991420" w14:textId="77777777" w:rsidR="00440D40" w:rsidRDefault="00440D40" w:rsidP="00440D40">
      <w:pPr>
        <w:pStyle w:val="CMDOutput"/>
      </w:pPr>
      <w:r>
        <w:t>No Configuration</w:t>
      </w:r>
    </w:p>
    <w:p w14:paraId="2A978AC7" w14:textId="403C7DA9" w:rsidR="008C22D9" w:rsidRPr="00F90578" w:rsidRDefault="00440D40" w:rsidP="00440D40">
      <w:pPr>
        <w:pStyle w:val="CMD"/>
      </w:pPr>
      <w:r>
        <w:t xml:space="preserve">ciscoasa# </w:t>
      </w:r>
    </w:p>
    <w:p w14:paraId="12B3CDFC" w14:textId="77777777" w:rsidR="008C22D9" w:rsidRPr="00973E1A" w:rsidRDefault="008C22D9" w:rsidP="008C22D9">
      <w:pPr>
        <w:pStyle w:val="BodyTextL50"/>
      </w:pPr>
      <w:r w:rsidRPr="00D34226">
        <w:rPr>
          <w:b/>
        </w:rPr>
        <w:t>Note</w:t>
      </w:r>
      <w:r w:rsidRPr="00F90578">
        <w:t>:</w:t>
      </w:r>
      <w:r w:rsidRPr="00973E1A">
        <w:t xml:space="preserve"> The IOS command </w:t>
      </w:r>
      <w:r w:rsidRPr="00ED5E38">
        <w:rPr>
          <w:b/>
          <w:noProof/>
        </w:rPr>
        <w:t>erase</w:t>
      </w:r>
      <w:r w:rsidRPr="00F90578">
        <w:rPr>
          <w:b/>
        </w:rPr>
        <w:t xml:space="preserve"> startup-config</w:t>
      </w:r>
      <w:r w:rsidRPr="00973E1A">
        <w:t xml:space="preserve"> is not supported on the ASA.</w:t>
      </w:r>
    </w:p>
    <w:p w14:paraId="16F20049" w14:textId="77777777" w:rsidR="008C22D9" w:rsidRDefault="008C22D9" w:rsidP="008C22D9">
      <w:pPr>
        <w:pStyle w:val="SubStepAlpha"/>
      </w:pPr>
      <w:r>
        <w:t xml:space="preserve">Use the </w:t>
      </w:r>
      <w:r w:rsidRPr="00F90578">
        <w:rPr>
          <w:b/>
        </w:rPr>
        <w:t>reload</w:t>
      </w:r>
      <w:r>
        <w:t xml:space="preserve"> command to restart the ASA. This causes the ASA to come up in CLI Setup mode. If prompted that the config has been modified and needs to be saved, respond with </w:t>
      </w:r>
      <w:r w:rsidRPr="00535F89">
        <w:rPr>
          <w:b/>
        </w:rPr>
        <w:t>N</w:t>
      </w:r>
      <w:r>
        <w:t xml:space="preserve">, and then press </w:t>
      </w:r>
      <w:r w:rsidRPr="00535F89">
        <w:rPr>
          <w:b/>
        </w:rPr>
        <w:t>Enter</w:t>
      </w:r>
      <w:r>
        <w:t xml:space="preserve"> to proceed with the reload.</w:t>
      </w:r>
    </w:p>
    <w:p w14:paraId="5D01ABC9" w14:textId="77777777" w:rsidR="008C22D9" w:rsidRPr="00973E1A" w:rsidRDefault="008C22D9" w:rsidP="008C22D9">
      <w:pPr>
        <w:pStyle w:val="CMD"/>
        <w:rPr>
          <w:b/>
        </w:rPr>
      </w:pPr>
      <w:r w:rsidRPr="00973E1A">
        <w:t>ciscoasa#</w:t>
      </w:r>
      <w:r w:rsidRPr="00973E1A">
        <w:rPr>
          <w:b/>
        </w:rPr>
        <w:t xml:space="preserve"> reload</w:t>
      </w:r>
    </w:p>
    <w:p w14:paraId="242831DC" w14:textId="77777777" w:rsidR="008C22D9" w:rsidRDefault="008C22D9" w:rsidP="008C22D9">
      <w:pPr>
        <w:pStyle w:val="CMD"/>
      </w:pPr>
      <w:r w:rsidRPr="00422018">
        <w:t>System config has been modified. Save? [Y]es/[N]o</w:t>
      </w:r>
      <w:proofErr w:type="gramStart"/>
      <w:r w:rsidRPr="00422018">
        <w:t xml:space="preserve">:  </w:t>
      </w:r>
      <w:r>
        <w:rPr>
          <w:b/>
        </w:rPr>
        <w:t>n</w:t>
      </w:r>
      <w:proofErr w:type="gramEnd"/>
    </w:p>
    <w:p w14:paraId="350D97B8" w14:textId="280006A1" w:rsidR="008C22D9" w:rsidRPr="00973E1A" w:rsidRDefault="008C22D9" w:rsidP="008C22D9">
      <w:pPr>
        <w:pStyle w:val="CMD"/>
      </w:pPr>
      <w:r w:rsidRPr="00973E1A">
        <w:t>Proceed with reload? [confirm]</w:t>
      </w:r>
      <w:r w:rsidR="00440D40">
        <w:t xml:space="preserve"> </w:t>
      </w:r>
      <w:r w:rsidR="00440D40" w:rsidRPr="00440D40">
        <w:rPr>
          <w:b/>
          <w:bCs/>
        </w:rPr>
        <w:t>&lt;</w:t>
      </w:r>
      <w:r w:rsidR="00440D40">
        <w:rPr>
          <w:b/>
          <w:bCs/>
        </w:rPr>
        <w:t>Enter</w:t>
      </w:r>
      <w:r w:rsidR="00440D40" w:rsidRPr="00440D40">
        <w:rPr>
          <w:b/>
          <w:bCs/>
        </w:rPr>
        <w:t>&gt;</w:t>
      </w:r>
    </w:p>
    <w:p w14:paraId="473B72A6" w14:textId="77777777" w:rsidR="00440D40" w:rsidRPr="00440D40" w:rsidRDefault="00440D40" w:rsidP="00440D40">
      <w:pPr>
        <w:pStyle w:val="CMD"/>
        <w:rPr>
          <w:sz w:val="18"/>
        </w:rPr>
      </w:pPr>
      <w:r w:rsidRPr="00440D40">
        <w:rPr>
          <w:sz w:val="18"/>
        </w:rPr>
        <w:t xml:space="preserve">ciscoasa# </w:t>
      </w:r>
    </w:p>
    <w:p w14:paraId="4EAA20B2" w14:textId="77777777" w:rsidR="00440D40" w:rsidRPr="00440D40" w:rsidRDefault="00440D40" w:rsidP="00440D40">
      <w:pPr>
        <w:pStyle w:val="CMD"/>
        <w:rPr>
          <w:sz w:val="18"/>
        </w:rPr>
      </w:pPr>
    </w:p>
    <w:p w14:paraId="6FB5370F" w14:textId="77777777" w:rsidR="00440D40" w:rsidRPr="00440D40" w:rsidRDefault="00440D40" w:rsidP="00440D40">
      <w:pPr>
        <w:pStyle w:val="CMD"/>
        <w:rPr>
          <w:sz w:val="18"/>
        </w:rPr>
      </w:pPr>
    </w:p>
    <w:p w14:paraId="160E37F5" w14:textId="77777777" w:rsidR="00440D40" w:rsidRPr="00440D40" w:rsidRDefault="00440D40" w:rsidP="00440D40">
      <w:pPr>
        <w:pStyle w:val="CMD"/>
        <w:rPr>
          <w:sz w:val="18"/>
        </w:rPr>
      </w:pPr>
      <w:r w:rsidRPr="00440D40">
        <w:rPr>
          <w:sz w:val="18"/>
        </w:rPr>
        <w:t>***</w:t>
      </w:r>
    </w:p>
    <w:p w14:paraId="3A856F12" w14:textId="77777777" w:rsidR="00440D40" w:rsidRPr="00440D40" w:rsidRDefault="00440D40" w:rsidP="00440D40">
      <w:pPr>
        <w:pStyle w:val="CMD"/>
        <w:rPr>
          <w:sz w:val="18"/>
        </w:rPr>
      </w:pPr>
      <w:r w:rsidRPr="00440D40">
        <w:rPr>
          <w:sz w:val="18"/>
        </w:rPr>
        <w:t>*** --- START GRACEFUL SHUTDOWN ---</w:t>
      </w:r>
    </w:p>
    <w:p w14:paraId="2C02E0CE" w14:textId="77777777" w:rsidR="00440D40" w:rsidRPr="00440D40" w:rsidRDefault="00440D40" w:rsidP="00440D40">
      <w:pPr>
        <w:pStyle w:val="CMD"/>
        <w:rPr>
          <w:sz w:val="18"/>
        </w:rPr>
      </w:pPr>
      <w:r w:rsidRPr="00440D40">
        <w:rPr>
          <w:sz w:val="18"/>
        </w:rPr>
        <w:t>Shutting down isakmp</w:t>
      </w:r>
    </w:p>
    <w:p w14:paraId="0576FB75" w14:textId="77777777" w:rsidR="00440D40" w:rsidRPr="00440D40" w:rsidRDefault="00440D40" w:rsidP="00440D40">
      <w:pPr>
        <w:pStyle w:val="CMD"/>
        <w:rPr>
          <w:sz w:val="18"/>
        </w:rPr>
      </w:pPr>
      <w:r w:rsidRPr="00440D40">
        <w:rPr>
          <w:sz w:val="18"/>
        </w:rPr>
        <w:t>Shutting down webvpn</w:t>
      </w:r>
    </w:p>
    <w:p w14:paraId="409968F5" w14:textId="77777777" w:rsidR="00440D40" w:rsidRPr="00440D40" w:rsidRDefault="00440D40" w:rsidP="00440D40">
      <w:pPr>
        <w:pStyle w:val="CMD"/>
        <w:rPr>
          <w:sz w:val="18"/>
        </w:rPr>
      </w:pPr>
      <w:r w:rsidRPr="00440D40">
        <w:rPr>
          <w:sz w:val="18"/>
        </w:rPr>
        <w:t>Shutting down sw-module</w:t>
      </w:r>
    </w:p>
    <w:p w14:paraId="585C5459" w14:textId="77777777" w:rsidR="00440D40" w:rsidRPr="00440D40" w:rsidRDefault="00440D40" w:rsidP="00440D40">
      <w:pPr>
        <w:pStyle w:val="CMD"/>
        <w:rPr>
          <w:sz w:val="18"/>
        </w:rPr>
      </w:pPr>
      <w:r w:rsidRPr="00440D40">
        <w:rPr>
          <w:sz w:val="18"/>
        </w:rPr>
        <w:t>Shutting down License Controller</w:t>
      </w:r>
    </w:p>
    <w:p w14:paraId="50DCB31C" w14:textId="3B0FE710" w:rsidR="008C22D9" w:rsidRPr="00440D40" w:rsidRDefault="00440D40" w:rsidP="00440D40">
      <w:pPr>
        <w:pStyle w:val="CMD"/>
        <w:rPr>
          <w:sz w:val="18"/>
        </w:rPr>
      </w:pPr>
      <w:r w:rsidRPr="00440D40">
        <w:rPr>
          <w:sz w:val="18"/>
        </w:rPr>
        <w:t>Shutting down File system</w:t>
      </w:r>
    </w:p>
    <w:p w14:paraId="3DD01C9A" w14:textId="77777777" w:rsidR="008C22D9" w:rsidRPr="00F90578" w:rsidRDefault="008C22D9" w:rsidP="008C22D9">
      <w:pPr>
        <w:pStyle w:val="CMDOutput"/>
      </w:pPr>
      <w:r w:rsidRPr="00973E1A">
        <w:t>&lt;output omitted&gt;</w:t>
      </w:r>
    </w:p>
    <w:p w14:paraId="73E61B35" w14:textId="77777777" w:rsidR="008C22D9" w:rsidRPr="001F4F1B" w:rsidRDefault="008C22D9" w:rsidP="008C22D9">
      <w:pPr>
        <w:pStyle w:val="Heading3"/>
      </w:pPr>
      <w:r>
        <w:t>Use the Setup interactive CLI mode to configure basic settings.</w:t>
      </w:r>
    </w:p>
    <w:p w14:paraId="40E2A423" w14:textId="0D5DABE9" w:rsidR="00210EF6" w:rsidRDefault="008C22D9" w:rsidP="00210EF6">
      <w:pPr>
        <w:pStyle w:val="BodyTextL25"/>
      </w:pPr>
      <w:r>
        <w:t xml:space="preserve">When the ASA completes the reload process, it should detect that the </w:t>
      </w:r>
      <w:r w:rsidRPr="006A3307">
        <w:t>startup-config</w:t>
      </w:r>
      <w:r>
        <w:t xml:space="preserve"> file is missing and prompt you to pre-configure the firewall using interactive prompts. This presents a series of interactive prompts to configure basic ASA settings. </w:t>
      </w:r>
    </w:p>
    <w:p w14:paraId="0FB90CB1" w14:textId="77777777" w:rsidR="008C22D9" w:rsidRPr="00F25339" w:rsidRDefault="008C22D9" w:rsidP="008C22D9">
      <w:pPr>
        <w:pStyle w:val="BodyTextL25"/>
      </w:pPr>
      <w:r w:rsidRPr="00D34226">
        <w:rPr>
          <w:b/>
        </w:rPr>
        <w:t>Note</w:t>
      </w:r>
      <w:r w:rsidRPr="00F90578">
        <w:t>:</w:t>
      </w:r>
      <w:r w:rsidRPr="00465218">
        <w:t xml:space="preserve"> Th</w:t>
      </w:r>
      <w:r>
        <w:t xml:space="preserve">e </w:t>
      </w:r>
      <w:r w:rsidRPr="00465218">
        <w:t xml:space="preserve">interactive prompt </w:t>
      </w:r>
      <w:r>
        <w:t xml:space="preserve">mode does not configure the ASA with factory defaults as described in Step 4. This mode can be used to configure minimal basic settings, such as hostname, clock, and passwords. </w:t>
      </w:r>
      <w:r w:rsidRPr="00F25339">
        <w:t>You can also go directly to the CLI to configure the ASA settings, as described in Part 3.</w:t>
      </w:r>
    </w:p>
    <w:p w14:paraId="49289840" w14:textId="77777777" w:rsidR="008C22D9" w:rsidRDefault="008C22D9" w:rsidP="008C22D9">
      <w:pPr>
        <w:pStyle w:val="SubStepAlpha"/>
      </w:pPr>
      <w:r>
        <w:t xml:space="preserve">Respond to the </w:t>
      </w:r>
      <w:r w:rsidRPr="006A3307">
        <w:t>Setup</w:t>
      </w:r>
      <w:r>
        <w:t xml:space="preserve"> interactive prompts as shown here, after the ASA reloads.</w:t>
      </w:r>
    </w:p>
    <w:p w14:paraId="3565A0B3" w14:textId="77777777" w:rsidR="008C22D9" w:rsidRPr="005B43E3" w:rsidRDefault="008C22D9" w:rsidP="008C22D9">
      <w:pPr>
        <w:pStyle w:val="CMD"/>
        <w:rPr>
          <w:rFonts w:cs="Courier New"/>
          <w:b/>
          <w:szCs w:val="20"/>
        </w:rPr>
      </w:pPr>
      <w:r w:rsidRPr="005B43E3">
        <w:rPr>
          <w:rFonts w:cs="Courier New"/>
          <w:szCs w:val="20"/>
        </w:rPr>
        <w:t xml:space="preserve">Pre-configure Firewall now through interactive </w:t>
      </w:r>
      <w:proofErr w:type="gramStart"/>
      <w:r w:rsidRPr="005B43E3">
        <w:rPr>
          <w:rFonts w:cs="Courier New"/>
          <w:szCs w:val="20"/>
        </w:rPr>
        <w:t>prompts</w:t>
      </w:r>
      <w:proofErr w:type="gramEnd"/>
      <w:r w:rsidRPr="005B43E3">
        <w:rPr>
          <w:rFonts w:cs="Courier New"/>
          <w:szCs w:val="20"/>
        </w:rPr>
        <w:t xml:space="preserve"> [yes]?</w:t>
      </w:r>
      <w:r w:rsidRPr="005B43E3">
        <w:rPr>
          <w:rFonts w:cs="Courier New"/>
          <w:b/>
          <w:szCs w:val="20"/>
        </w:rPr>
        <w:t xml:space="preserve"> &lt;Enter&gt;</w:t>
      </w:r>
    </w:p>
    <w:p w14:paraId="16D2B784" w14:textId="77777777" w:rsidR="008C22D9" w:rsidRPr="005B43E3" w:rsidRDefault="008C22D9" w:rsidP="008C22D9">
      <w:pPr>
        <w:pStyle w:val="CMD"/>
        <w:rPr>
          <w:rFonts w:cs="Courier New"/>
          <w:szCs w:val="20"/>
        </w:rPr>
      </w:pPr>
      <w:r w:rsidRPr="005B43E3">
        <w:rPr>
          <w:rFonts w:cs="Courier New"/>
          <w:szCs w:val="20"/>
        </w:rPr>
        <w:t xml:space="preserve">Firewall Mode [Routed]: </w:t>
      </w:r>
      <w:r w:rsidRPr="005B43E3">
        <w:rPr>
          <w:rFonts w:cs="Courier New"/>
          <w:b/>
          <w:szCs w:val="20"/>
        </w:rPr>
        <w:t>&lt;Enter&gt;</w:t>
      </w:r>
    </w:p>
    <w:p w14:paraId="2CD6F72E" w14:textId="77777777" w:rsidR="008C22D9" w:rsidRPr="005B43E3" w:rsidRDefault="008C22D9" w:rsidP="008C22D9">
      <w:pPr>
        <w:pStyle w:val="CMD"/>
        <w:rPr>
          <w:rFonts w:cs="Courier New"/>
          <w:szCs w:val="20"/>
        </w:rPr>
      </w:pPr>
      <w:r w:rsidRPr="0081231C">
        <w:rPr>
          <w:rFonts w:cs="Courier New"/>
          <w:szCs w:val="20"/>
          <w:highlight w:val="yellow"/>
        </w:rPr>
        <w:t xml:space="preserve">Enable password [&lt;use current password&gt;]: </w:t>
      </w:r>
      <w:r w:rsidRPr="0081231C">
        <w:rPr>
          <w:rFonts w:cs="Courier New"/>
          <w:b/>
          <w:szCs w:val="20"/>
          <w:highlight w:val="yellow"/>
        </w:rPr>
        <w:t>class</w:t>
      </w:r>
    </w:p>
    <w:p w14:paraId="4DD56A57" w14:textId="77777777" w:rsidR="008C22D9" w:rsidRPr="005B43E3" w:rsidRDefault="008C22D9" w:rsidP="008C22D9">
      <w:pPr>
        <w:pStyle w:val="CMD"/>
        <w:rPr>
          <w:rFonts w:cs="Courier New"/>
          <w:szCs w:val="20"/>
        </w:rPr>
      </w:pPr>
      <w:r w:rsidRPr="005B43E3">
        <w:rPr>
          <w:rFonts w:cs="Courier New"/>
          <w:szCs w:val="20"/>
        </w:rPr>
        <w:t xml:space="preserve">Allow password recovery [yes]? </w:t>
      </w:r>
      <w:r w:rsidRPr="005B43E3">
        <w:rPr>
          <w:rFonts w:cs="Courier New"/>
          <w:b/>
          <w:szCs w:val="20"/>
        </w:rPr>
        <w:t>&lt;Enter&gt;</w:t>
      </w:r>
    </w:p>
    <w:p w14:paraId="2FB43C5E" w14:textId="7A7D21B4" w:rsidR="0089767B" w:rsidRPr="0089767B" w:rsidRDefault="0089767B" w:rsidP="0089767B">
      <w:pPr>
        <w:pStyle w:val="CMD"/>
        <w:rPr>
          <w:rFonts w:cs="Courier New"/>
          <w:bCs/>
          <w:szCs w:val="20"/>
        </w:rPr>
      </w:pPr>
      <w:r w:rsidRPr="0089767B">
        <w:rPr>
          <w:rFonts w:cs="Courier New"/>
          <w:szCs w:val="20"/>
        </w:rPr>
        <w:t>Clock (UTC):</w:t>
      </w:r>
      <w:r w:rsidRPr="0089767B">
        <w:rPr>
          <w:rFonts w:cs="Courier New"/>
          <w:b/>
          <w:szCs w:val="20"/>
        </w:rPr>
        <w:t xml:space="preserve"> </w:t>
      </w:r>
      <w:r w:rsidRPr="005B43E3">
        <w:rPr>
          <w:rFonts w:cs="Courier New"/>
          <w:b/>
          <w:szCs w:val="20"/>
        </w:rPr>
        <w:t>&lt;Enter&gt;</w:t>
      </w:r>
    </w:p>
    <w:p w14:paraId="307CBDDD" w14:textId="0869DBC5" w:rsidR="0089767B" w:rsidRPr="0089767B" w:rsidRDefault="0089767B" w:rsidP="0089767B">
      <w:pPr>
        <w:pStyle w:val="CMD"/>
        <w:rPr>
          <w:rFonts w:cs="Courier New"/>
          <w:szCs w:val="20"/>
        </w:rPr>
      </w:pPr>
      <w:r w:rsidRPr="0089767B">
        <w:rPr>
          <w:rFonts w:cs="Courier New"/>
          <w:szCs w:val="20"/>
        </w:rPr>
        <w:t xml:space="preserve">  Year [2021]: </w:t>
      </w:r>
      <w:r w:rsidRPr="005B43E3">
        <w:rPr>
          <w:rFonts w:cs="Courier New"/>
          <w:b/>
          <w:szCs w:val="20"/>
        </w:rPr>
        <w:t>&lt;Enter&gt;</w:t>
      </w:r>
    </w:p>
    <w:p w14:paraId="3C8C8759" w14:textId="4B9A37E9" w:rsidR="0089767B" w:rsidRPr="0089767B" w:rsidRDefault="0089767B" w:rsidP="0089767B">
      <w:pPr>
        <w:pStyle w:val="CMD"/>
        <w:rPr>
          <w:rFonts w:cs="Courier New"/>
          <w:szCs w:val="20"/>
        </w:rPr>
      </w:pPr>
      <w:r w:rsidRPr="0089767B">
        <w:rPr>
          <w:rFonts w:cs="Courier New"/>
          <w:szCs w:val="20"/>
        </w:rPr>
        <w:t xml:space="preserve">  Month [Feb]: </w:t>
      </w:r>
      <w:r w:rsidRPr="005B43E3">
        <w:rPr>
          <w:rFonts w:cs="Courier New"/>
          <w:b/>
          <w:szCs w:val="20"/>
        </w:rPr>
        <w:t>&lt;Enter&gt;</w:t>
      </w:r>
    </w:p>
    <w:p w14:paraId="763146C8" w14:textId="2B9B4D49" w:rsidR="0089767B" w:rsidRPr="0089767B" w:rsidRDefault="0089767B" w:rsidP="0089767B">
      <w:pPr>
        <w:pStyle w:val="CMD"/>
        <w:rPr>
          <w:rFonts w:cs="Courier New"/>
          <w:szCs w:val="20"/>
        </w:rPr>
      </w:pPr>
      <w:r w:rsidRPr="0089767B">
        <w:rPr>
          <w:rFonts w:cs="Courier New"/>
          <w:szCs w:val="20"/>
        </w:rPr>
        <w:t xml:space="preserve">  Day [22]: </w:t>
      </w:r>
      <w:r w:rsidRPr="005B43E3">
        <w:rPr>
          <w:rFonts w:cs="Courier New"/>
          <w:b/>
          <w:szCs w:val="20"/>
        </w:rPr>
        <w:t>&lt;Enter&gt;</w:t>
      </w:r>
    </w:p>
    <w:p w14:paraId="32FFFA89" w14:textId="3586538D" w:rsidR="008C22D9" w:rsidRPr="005B43E3" w:rsidRDefault="0089767B" w:rsidP="0089767B">
      <w:pPr>
        <w:pStyle w:val="CMD"/>
        <w:rPr>
          <w:rFonts w:cs="Courier New"/>
          <w:szCs w:val="20"/>
        </w:rPr>
      </w:pPr>
      <w:r w:rsidRPr="0089767B">
        <w:rPr>
          <w:rFonts w:cs="Courier New"/>
          <w:szCs w:val="20"/>
        </w:rPr>
        <w:t xml:space="preserve">  Time [15:16:32]:</w:t>
      </w:r>
      <w:r w:rsidRPr="0089767B">
        <w:rPr>
          <w:rFonts w:cs="Courier New"/>
          <w:b/>
          <w:szCs w:val="20"/>
        </w:rPr>
        <w:t xml:space="preserve"> </w:t>
      </w:r>
      <w:r w:rsidRPr="005B43E3">
        <w:rPr>
          <w:rFonts w:cs="Courier New"/>
          <w:b/>
          <w:szCs w:val="20"/>
        </w:rPr>
        <w:t>&lt;Enter&gt;</w:t>
      </w:r>
    </w:p>
    <w:p w14:paraId="213B17BD" w14:textId="77777777" w:rsidR="008C22D9" w:rsidRPr="0081231C" w:rsidRDefault="008C22D9" w:rsidP="008C22D9">
      <w:pPr>
        <w:pStyle w:val="CMD"/>
        <w:rPr>
          <w:rFonts w:cs="Courier New"/>
          <w:szCs w:val="20"/>
          <w:highlight w:val="yellow"/>
        </w:rPr>
      </w:pPr>
      <w:r w:rsidRPr="0081231C">
        <w:rPr>
          <w:rFonts w:cs="Courier New"/>
          <w:szCs w:val="20"/>
          <w:highlight w:val="yellow"/>
        </w:rPr>
        <w:t xml:space="preserve">Management IP address: </w:t>
      </w:r>
      <w:r w:rsidRPr="0081231C">
        <w:rPr>
          <w:rFonts w:cs="Courier New"/>
          <w:b/>
          <w:szCs w:val="20"/>
          <w:highlight w:val="yellow"/>
        </w:rPr>
        <w:t>192.168.100.1</w:t>
      </w:r>
    </w:p>
    <w:p w14:paraId="730A6973" w14:textId="77777777" w:rsidR="008C22D9" w:rsidRPr="0081231C" w:rsidRDefault="008C22D9" w:rsidP="008C22D9">
      <w:pPr>
        <w:pStyle w:val="CMD"/>
        <w:rPr>
          <w:rFonts w:cs="Courier New"/>
          <w:szCs w:val="20"/>
          <w:highlight w:val="yellow"/>
        </w:rPr>
      </w:pPr>
      <w:r w:rsidRPr="0081231C">
        <w:rPr>
          <w:rFonts w:cs="Courier New"/>
          <w:szCs w:val="20"/>
          <w:highlight w:val="yellow"/>
        </w:rPr>
        <w:t xml:space="preserve">Management network mask: </w:t>
      </w:r>
      <w:r w:rsidRPr="0081231C">
        <w:rPr>
          <w:rFonts w:cs="Courier New"/>
          <w:b/>
          <w:szCs w:val="20"/>
          <w:highlight w:val="yellow"/>
        </w:rPr>
        <w:t>255.255.255.0</w:t>
      </w:r>
    </w:p>
    <w:p w14:paraId="717C5F07" w14:textId="77777777" w:rsidR="008C22D9" w:rsidRPr="0081231C" w:rsidRDefault="008C22D9" w:rsidP="008C22D9">
      <w:pPr>
        <w:pStyle w:val="CMD"/>
        <w:rPr>
          <w:rFonts w:cs="Courier New"/>
          <w:szCs w:val="20"/>
          <w:highlight w:val="yellow"/>
        </w:rPr>
      </w:pPr>
      <w:r w:rsidRPr="0081231C">
        <w:rPr>
          <w:rFonts w:cs="Courier New"/>
          <w:szCs w:val="20"/>
          <w:highlight w:val="yellow"/>
        </w:rPr>
        <w:t xml:space="preserve">Host name: </w:t>
      </w:r>
      <w:r w:rsidRPr="0081231C">
        <w:rPr>
          <w:rFonts w:cs="Courier New"/>
          <w:b/>
          <w:szCs w:val="20"/>
          <w:highlight w:val="yellow"/>
        </w:rPr>
        <w:t>ASA-Init</w:t>
      </w:r>
    </w:p>
    <w:p w14:paraId="4B56924B" w14:textId="77777777" w:rsidR="008C22D9" w:rsidRPr="005B43E3" w:rsidRDefault="008C22D9" w:rsidP="008C22D9">
      <w:pPr>
        <w:pStyle w:val="CMD"/>
        <w:rPr>
          <w:rFonts w:cs="Courier New"/>
          <w:b/>
          <w:szCs w:val="20"/>
        </w:rPr>
      </w:pPr>
      <w:r w:rsidRPr="0081231C">
        <w:rPr>
          <w:rFonts w:cs="Courier New"/>
          <w:szCs w:val="20"/>
          <w:highlight w:val="yellow"/>
        </w:rPr>
        <w:t xml:space="preserve">Domain name: </w:t>
      </w:r>
      <w:r w:rsidRPr="0081231C">
        <w:rPr>
          <w:rFonts w:cs="Courier New"/>
          <w:b/>
          <w:szCs w:val="20"/>
          <w:highlight w:val="yellow"/>
        </w:rPr>
        <w:t>generic.com</w:t>
      </w:r>
    </w:p>
    <w:p w14:paraId="53371FBC" w14:textId="77777777" w:rsidR="008C22D9" w:rsidRPr="005B43E3" w:rsidRDefault="008C22D9" w:rsidP="008C22D9">
      <w:pPr>
        <w:pStyle w:val="CMD"/>
        <w:rPr>
          <w:rFonts w:cs="Courier New"/>
          <w:szCs w:val="20"/>
        </w:rPr>
      </w:pPr>
      <w:r w:rsidRPr="005B43E3">
        <w:rPr>
          <w:rFonts w:cs="Courier New"/>
          <w:szCs w:val="20"/>
        </w:rPr>
        <w:t xml:space="preserve">IP address of host running Device Manager: </w:t>
      </w:r>
      <w:r w:rsidRPr="005B43E3">
        <w:rPr>
          <w:rFonts w:cs="Courier New"/>
          <w:b/>
          <w:szCs w:val="20"/>
        </w:rPr>
        <w:t>&lt;Enter&gt;</w:t>
      </w:r>
    </w:p>
    <w:p w14:paraId="04C95CFF" w14:textId="77777777" w:rsidR="008C22D9" w:rsidRPr="00D51ED4" w:rsidRDefault="008C22D9" w:rsidP="008C22D9">
      <w:pPr>
        <w:pStyle w:val="CMDOutput"/>
        <w:rPr>
          <w:rFonts w:cs="Courier New"/>
          <w:sz w:val="20"/>
          <w:szCs w:val="20"/>
        </w:rPr>
      </w:pPr>
    </w:p>
    <w:p w14:paraId="3C01531E" w14:textId="77777777" w:rsidR="008C22D9" w:rsidRPr="00D51ED4" w:rsidRDefault="008C22D9" w:rsidP="008C22D9">
      <w:pPr>
        <w:pStyle w:val="CMDOutput"/>
        <w:rPr>
          <w:rFonts w:cs="Courier New"/>
          <w:sz w:val="20"/>
          <w:szCs w:val="20"/>
        </w:rPr>
      </w:pPr>
      <w:r w:rsidRPr="00D51ED4">
        <w:rPr>
          <w:rFonts w:cs="Courier New"/>
          <w:sz w:val="20"/>
          <w:szCs w:val="20"/>
        </w:rPr>
        <w:t>The following configuration will be used:</w:t>
      </w:r>
    </w:p>
    <w:p w14:paraId="19DE6D62" w14:textId="77777777" w:rsidR="008C22D9" w:rsidRPr="00D51ED4" w:rsidRDefault="008C22D9" w:rsidP="008C22D9">
      <w:pPr>
        <w:pStyle w:val="CMDOutput"/>
        <w:rPr>
          <w:rFonts w:cs="Courier New"/>
          <w:sz w:val="20"/>
          <w:szCs w:val="20"/>
        </w:rPr>
      </w:pPr>
      <w:r w:rsidRPr="00D51ED4">
        <w:rPr>
          <w:rFonts w:cs="Courier New"/>
          <w:sz w:val="20"/>
          <w:szCs w:val="20"/>
        </w:rPr>
        <w:t>Enable password: class</w:t>
      </w:r>
    </w:p>
    <w:p w14:paraId="05170705" w14:textId="77777777" w:rsidR="008C22D9" w:rsidRPr="00D51ED4" w:rsidRDefault="008C22D9" w:rsidP="008C22D9">
      <w:pPr>
        <w:pStyle w:val="CMDOutput"/>
        <w:rPr>
          <w:rFonts w:cs="Courier New"/>
          <w:sz w:val="20"/>
          <w:szCs w:val="20"/>
        </w:rPr>
      </w:pPr>
      <w:r w:rsidRPr="00D51ED4">
        <w:rPr>
          <w:rFonts w:cs="Courier New"/>
          <w:sz w:val="20"/>
          <w:szCs w:val="20"/>
        </w:rPr>
        <w:t>Allow password recovery: yes</w:t>
      </w:r>
    </w:p>
    <w:p w14:paraId="5F750A0E" w14:textId="571D6013" w:rsidR="008C22D9" w:rsidRPr="00D51ED4" w:rsidRDefault="008C22D9" w:rsidP="008C22D9">
      <w:pPr>
        <w:pStyle w:val="CMDOutput"/>
        <w:rPr>
          <w:rFonts w:cs="Courier New"/>
          <w:sz w:val="20"/>
          <w:szCs w:val="20"/>
        </w:rPr>
      </w:pPr>
      <w:r w:rsidRPr="00D51ED4">
        <w:rPr>
          <w:rFonts w:cs="Courier New"/>
          <w:sz w:val="20"/>
          <w:szCs w:val="20"/>
        </w:rPr>
        <w:t xml:space="preserve">Clock (UTC): 07:29:14 </w:t>
      </w:r>
      <w:r w:rsidR="0081231C">
        <w:rPr>
          <w:rFonts w:cs="Courier New"/>
          <w:sz w:val="20"/>
          <w:szCs w:val="20"/>
        </w:rPr>
        <w:t>Mar 19</w:t>
      </w:r>
      <w:proofErr w:type="gramStart"/>
      <w:r w:rsidR="0081231C">
        <w:rPr>
          <w:rFonts w:cs="Courier New"/>
          <w:sz w:val="20"/>
          <w:szCs w:val="20"/>
        </w:rPr>
        <w:t xml:space="preserve"> 2019</w:t>
      </w:r>
      <w:proofErr w:type="gramEnd"/>
    </w:p>
    <w:p w14:paraId="280FA09E" w14:textId="77777777" w:rsidR="008C22D9" w:rsidRPr="00D51ED4" w:rsidRDefault="008C22D9" w:rsidP="008C22D9">
      <w:pPr>
        <w:pStyle w:val="CMDOutput"/>
        <w:rPr>
          <w:rFonts w:cs="Courier New"/>
          <w:sz w:val="20"/>
          <w:szCs w:val="20"/>
        </w:rPr>
      </w:pPr>
      <w:r w:rsidRPr="00D51ED4">
        <w:rPr>
          <w:rFonts w:cs="Courier New"/>
          <w:sz w:val="20"/>
          <w:szCs w:val="20"/>
        </w:rPr>
        <w:t>Firewall Mode: Routed</w:t>
      </w:r>
    </w:p>
    <w:p w14:paraId="7A918597" w14:textId="77777777" w:rsidR="008C22D9" w:rsidRPr="00D51ED4" w:rsidRDefault="008C22D9" w:rsidP="008C22D9">
      <w:pPr>
        <w:pStyle w:val="CMDOutput"/>
        <w:rPr>
          <w:rFonts w:cs="Courier New"/>
          <w:sz w:val="20"/>
          <w:szCs w:val="20"/>
        </w:rPr>
      </w:pPr>
      <w:r w:rsidRPr="00D51ED4">
        <w:rPr>
          <w:rFonts w:cs="Courier New"/>
          <w:sz w:val="20"/>
          <w:szCs w:val="20"/>
        </w:rPr>
        <w:t>Management IP address: 192.168.100.1</w:t>
      </w:r>
    </w:p>
    <w:p w14:paraId="3BBEFAE6" w14:textId="77777777" w:rsidR="008C22D9" w:rsidRPr="00D51ED4" w:rsidRDefault="008C22D9" w:rsidP="008C22D9">
      <w:pPr>
        <w:pStyle w:val="CMDOutput"/>
        <w:rPr>
          <w:rFonts w:cs="Courier New"/>
          <w:sz w:val="20"/>
          <w:szCs w:val="20"/>
        </w:rPr>
      </w:pPr>
      <w:r w:rsidRPr="00D51ED4">
        <w:rPr>
          <w:rFonts w:cs="Courier New"/>
          <w:sz w:val="20"/>
          <w:szCs w:val="20"/>
        </w:rPr>
        <w:t>Management network mask: 255.255.255.0</w:t>
      </w:r>
    </w:p>
    <w:p w14:paraId="28AC2BF0" w14:textId="77777777" w:rsidR="008C22D9" w:rsidRPr="00D51ED4" w:rsidRDefault="008C22D9" w:rsidP="008C22D9">
      <w:pPr>
        <w:pStyle w:val="CMDOutput"/>
        <w:rPr>
          <w:rFonts w:cs="Courier New"/>
          <w:sz w:val="20"/>
          <w:szCs w:val="20"/>
        </w:rPr>
      </w:pPr>
      <w:r w:rsidRPr="00D51ED4">
        <w:rPr>
          <w:rFonts w:cs="Courier New"/>
          <w:sz w:val="20"/>
          <w:szCs w:val="20"/>
        </w:rPr>
        <w:t>Host name: ASA-Init</w:t>
      </w:r>
    </w:p>
    <w:p w14:paraId="701E5C9E" w14:textId="77777777" w:rsidR="008C22D9" w:rsidRPr="00D51ED4" w:rsidRDefault="008C22D9" w:rsidP="008C22D9">
      <w:pPr>
        <w:pStyle w:val="CMDOutput"/>
        <w:rPr>
          <w:rFonts w:cs="Courier New"/>
          <w:sz w:val="20"/>
          <w:szCs w:val="20"/>
        </w:rPr>
      </w:pPr>
      <w:r w:rsidRPr="00D51ED4">
        <w:rPr>
          <w:rFonts w:cs="Courier New"/>
          <w:sz w:val="20"/>
          <w:szCs w:val="20"/>
        </w:rPr>
        <w:t>Domain name: generic.com</w:t>
      </w:r>
    </w:p>
    <w:p w14:paraId="57D40FB6" w14:textId="77777777" w:rsidR="008C22D9" w:rsidRPr="00D51ED4" w:rsidRDefault="008C22D9" w:rsidP="008C22D9">
      <w:pPr>
        <w:pStyle w:val="CMDOutput"/>
        <w:rPr>
          <w:rFonts w:cs="Courier New"/>
          <w:sz w:val="20"/>
          <w:szCs w:val="20"/>
        </w:rPr>
      </w:pPr>
    </w:p>
    <w:p w14:paraId="7D6B8BC2" w14:textId="77777777" w:rsidR="008C22D9" w:rsidRPr="00D51ED4" w:rsidRDefault="008C22D9" w:rsidP="008C22D9">
      <w:pPr>
        <w:pStyle w:val="CMDOutput"/>
        <w:rPr>
          <w:rFonts w:cs="Courier New"/>
          <w:sz w:val="20"/>
          <w:szCs w:val="20"/>
        </w:rPr>
      </w:pPr>
    </w:p>
    <w:p w14:paraId="21DD9F18" w14:textId="77777777" w:rsidR="008C22D9" w:rsidRPr="005B43E3" w:rsidRDefault="008C22D9" w:rsidP="008C22D9">
      <w:pPr>
        <w:pStyle w:val="CMD"/>
        <w:rPr>
          <w:rFonts w:cs="Courier New"/>
          <w:szCs w:val="20"/>
        </w:rPr>
      </w:pPr>
      <w:r w:rsidRPr="005B43E3">
        <w:rPr>
          <w:rFonts w:cs="Courier New"/>
          <w:szCs w:val="20"/>
        </w:rPr>
        <w:t xml:space="preserve">Use this configuration and save to flash? [yes] </w:t>
      </w:r>
      <w:r w:rsidRPr="005B43E3">
        <w:rPr>
          <w:rFonts w:cs="Courier New"/>
          <w:b/>
          <w:szCs w:val="20"/>
        </w:rPr>
        <w:t>&lt;Enter&gt;</w:t>
      </w:r>
    </w:p>
    <w:p w14:paraId="4E2D1AE2" w14:textId="77777777" w:rsidR="008C22D9" w:rsidRPr="00D51ED4" w:rsidRDefault="008C22D9" w:rsidP="008C22D9">
      <w:pPr>
        <w:pStyle w:val="CMDOutput"/>
        <w:rPr>
          <w:rFonts w:cs="Courier New"/>
          <w:sz w:val="20"/>
          <w:szCs w:val="20"/>
        </w:rPr>
      </w:pPr>
      <w:r w:rsidRPr="00D51ED4">
        <w:rPr>
          <w:rFonts w:cs="Courier New"/>
          <w:sz w:val="20"/>
          <w:szCs w:val="20"/>
        </w:rPr>
        <w:t>INFO: Security level for "management" set to 0 by default.</w:t>
      </w:r>
    </w:p>
    <w:p w14:paraId="336D2EAA" w14:textId="77777777" w:rsidR="008C22D9" w:rsidRPr="005B43E3" w:rsidRDefault="008C22D9" w:rsidP="008C22D9">
      <w:pPr>
        <w:pStyle w:val="CMDOutput"/>
        <w:rPr>
          <w:rFonts w:cs="Courier New"/>
          <w:sz w:val="20"/>
          <w:szCs w:val="20"/>
        </w:rPr>
      </w:pPr>
      <w:r w:rsidRPr="005B43E3">
        <w:rPr>
          <w:rFonts w:cs="Courier New"/>
          <w:sz w:val="20"/>
          <w:szCs w:val="20"/>
        </w:rPr>
        <w:t>Cryptochecksum: d0b22e76 5178e9e6 0a6bc590 5f5e5a3d</w:t>
      </w:r>
    </w:p>
    <w:p w14:paraId="7EA3EC12" w14:textId="77777777" w:rsidR="008C22D9" w:rsidRPr="005B43E3" w:rsidRDefault="008C22D9" w:rsidP="008C22D9">
      <w:pPr>
        <w:pStyle w:val="CMDOutput"/>
        <w:rPr>
          <w:rFonts w:cs="Courier New"/>
          <w:sz w:val="20"/>
          <w:szCs w:val="20"/>
        </w:rPr>
      </w:pPr>
    </w:p>
    <w:p w14:paraId="71A47735" w14:textId="77777777" w:rsidR="008C22D9" w:rsidRPr="005B43E3" w:rsidRDefault="008C22D9" w:rsidP="008C22D9">
      <w:pPr>
        <w:pStyle w:val="CMDOutput"/>
        <w:rPr>
          <w:rFonts w:cs="Courier New"/>
          <w:sz w:val="20"/>
          <w:szCs w:val="20"/>
        </w:rPr>
      </w:pPr>
      <w:r w:rsidRPr="005B43E3">
        <w:rPr>
          <w:rFonts w:cs="Courier New"/>
          <w:sz w:val="20"/>
          <w:szCs w:val="20"/>
        </w:rPr>
        <w:t>3958 bytes copied in 0.80 secs</w:t>
      </w:r>
    </w:p>
    <w:p w14:paraId="4D7E1215" w14:textId="77777777" w:rsidR="008C22D9" w:rsidRPr="005B43E3" w:rsidRDefault="008C22D9" w:rsidP="008C22D9">
      <w:pPr>
        <w:pStyle w:val="CMDOutput"/>
        <w:rPr>
          <w:rFonts w:cs="Courier New"/>
          <w:sz w:val="20"/>
          <w:szCs w:val="20"/>
        </w:rPr>
      </w:pPr>
    </w:p>
    <w:p w14:paraId="788883C5" w14:textId="77777777" w:rsidR="008C22D9" w:rsidRPr="005B43E3" w:rsidRDefault="008C22D9" w:rsidP="008C22D9">
      <w:pPr>
        <w:pStyle w:val="CMDOutput"/>
        <w:rPr>
          <w:rFonts w:cs="Courier New"/>
          <w:sz w:val="20"/>
          <w:szCs w:val="20"/>
        </w:rPr>
      </w:pPr>
    </w:p>
    <w:p w14:paraId="28341C19" w14:textId="77777777" w:rsidR="008C22D9" w:rsidRPr="005B43E3" w:rsidRDefault="008C22D9" w:rsidP="008C22D9">
      <w:pPr>
        <w:pStyle w:val="CMDOutput"/>
        <w:rPr>
          <w:rFonts w:cs="Courier New"/>
          <w:sz w:val="20"/>
          <w:szCs w:val="20"/>
        </w:rPr>
      </w:pPr>
      <w:proofErr w:type="gramStart"/>
      <w:r w:rsidRPr="005B43E3">
        <w:rPr>
          <w:rFonts w:cs="Courier New"/>
          <w:sz w:val="20"/>
          <w:szCs w:val="20"/>
        </w:rPr>
        <w:t>User</w:t>
      </w:r>
      <w:proofErr w:type="gramEnd"/>
      <w:r w:rsidRPr="005B43E3">
        <w:rPr>
          <w:rFonts w:cs="Courier New"/>
          <w:sz w:val="20"/>
          <w:szCs w:val="20"/>
        </w:rPr>
        <w:t xml:space="preserve"> enable_1 logged in to ASA-Init</w:t>
      </w:r>
    </w:p>
    <w:p w14:paraId="7226A48D" w14:textId="77777777" w:rsidR="008C22D9" w:rsidRPr="005B43E3" w:rsidRDefault="008C22D9" w:rsidP="008C22D9">
      <w:pPr>
        <w:pStyle w:val="CMDOutput"/>
        <w:rPr>
          <w:rFonts w:cs="Courier New"/>
          <w:sz w:val="20"/>
          <w:szCs w:val="20"/>
        </w:rPr>
      </w:pPr>
      <w:r w:rsidRPr="005B43E3">
        <w:rPr>
          <w:rFonts w:cs="Courier New"/>
          <w:sz w:val="20"/>
          <w:szCs w:val="20"/>
        </w:rPr>
        <w:t>Logins over the last 1 days: 1.</w:t>
      </w:r>
    </w:p>
    <w:p w14:paraId="4F839B46" w14:textId="77777777" w:rsidR="008C22D9" w:rsidRPr="005B43E3" w:rsidRDefault="008C22D9" w:rsidP="008C22D9">
      <w:pPr>
        <w:pStyle w:val="CMDOutput"/>
        <w:rPr>
          <w:rFonts w:cs="Courier New"/>
          <w:sz w:val="20"/>
          <w:szCs w:val="20"/>
        </w:rPr>
      </w:pPr>
      <w:r w:rsidRPr="005B43E3">
        <w:rPr>
          <w:rFonts w:cs="Courier New"/>
          <w:sz w:val="20"/>
          <w:szCs w:val="20"/>
        </w:rPr>
        <w:t>Failed logins since the last login: 0.</w:t>
      </w:r>
    </w:p>
    <w:p w14:paraId="06E8B58F" w14:textId="77777777" w:rsidR="008C22D9" w:rsidRPr="005B43E3" w:rsidRDefault="008C22D9" w:rsidP="008C22D9">
      <w:pPr>
        <w:pStyle w:val="CMD"/>
        <w:rPr>
          <w:rFonts w:cs="Courier New"/>
          <w:szCs w:val="20"/>
        </w:rPr>
      </w:pPr>
      <w:r w:rsidRPr="005B43E3">
        <w:rPr>
          <w:rFonts w:cs="Courier New"/>
          <w:szCs w:val="20"/>
        </w:rPr>
        <w:t>Type help or '?' for a list of available commands.</w:t>
      </w:r>
    </w:p>
    <w:p w14:paraId="2889DC5C" w14:textId="77777777" w:rsidR="008C22D9" w:rsidRPr="005B43E3" w:rsidRDefault="008C22D9" w:rsidP="008C22D9">
      <w:pPr>
        <w:pStyle w:val="CMD"/>
        <w:rPr>
          <w:rFonts w:cs="Courier New"/>
          <w:szCs w:val="20"/>
        </w:rPr>
      </w:pPr>
      <w:r w:rsidRPr="005B43E3">
        <w:rPr>
          <w:rFonts w:cs="Courier New"/>
          <w:szCs w:val="20"/>
        </w:rPr>
        <w:t>ASA-Init&gt;</w:t>
      </w:r>
    </w:p>
    <w:p w14:paraId="4BD76BBF" w14:textId="77777777" w:rsidR="008C22D9" w:rsidRPr="00894B90" w:rsidRDefault="008C22D9" w:rsidP="008C22D9">
      <w:pPr>
        <w:pStyle w:val="BodyTextL50"/>
      </w:pPr>
      <w:r w:rsidRPr="00D34226">
        <w:rPr>
          <w:b/>
        </w:rPr>
        <w:t>Note</w:t>
      </w:r>
      <w:r w:rsidRPr="00F90578">
        <w:t>:</w:t>
      </w:r>
      <w:r w:rsidRPr="00FA293D">
        <w:t xml:space="preserve"> In the above configuration, the IP address of the host running ASDM was left blank. It is not necessary to </w:t>
      </w:r>
      <w:r>
        <w:t xml:space="preserve">install </w:t>
      </w:r>
      <w:r w:rsidRPr="00FA293D">
        <w:t xml:space="preserve">ASDM </w:t>
      </w:r>
      <w:r>
        <w:t xml:space="preserve">on </w:t>
      </w:r>
      <w:r w:rsidRPr="00FA293D">
        <w:t>a host</w:t>
      </w:r>
      <w:r>
        <w:t>. I</w:t>
      </w:r>
      <w:r w:rsidRPr="00FA293D">
        <w:t xml:space="preserve">t can be run from the </w:t>
      </w:r>
      <w:r>
        <w:t xml:space="preserve">flash memory of the </w:t>
      </w:r>
      <w:r w:rsidRPr="00FA293D">
        <w:t xml:space="preserve">ASA device itself </w:t>
      </w:r>
      <w:r>
        <w:t>using the browser of the host.</w:t>
      </w:r>
    </w:p>
    <w:p w14:paraId="224D4C50" w14:textId="667C9559" w:rsidR="008C22D9" w:rsidRPr="00F90578" w:rsidRDefault="008C22D9" w:rsidP="008C22D9">
      <w:pPr>
        <w:pStyle w:val="BodyTextL50"/>
      </w:pPr>
      <w:r w:rsidRPr="00A4757D">
        <w:rPr>
          <w:b/>
        </w:rPr>
        <w:t>Note</w:t>
      </w:r>
      <w:r w:rsidRPr="00F90578">
        <w:t>:</w:t>
      </w:r>
      <w:r>
        <w:t xml:space="preserve"> The responses to the prompts are automatically stored in the</w:t>
      </w:r>
      <w:r w:rsidRPr="00A4757D">
        <w:t xml:space="preserve"> </w:t>
      </w:r>
      <w:r w:rsidRPr="006A3307">
        <w:t>startup-config</w:t>
      </w:r>
      <w:r w:rsidRPr="00A4757D">
        <w:t xml:space="preserve"> and the </w:t>
      </w:r>
      <w:r w:rsidRPr="006A3307">
        <w:t>running config.</w:t>
      </w:r>
      <w:r w:rsidRPr="002353FE">
        <w:t xml:space="preserve"> However, additional security</w:t>
      </w:r>
      <w:r>
        <w:t>-</w:t>
      </w:r>
      <w:r w:rsidRPr="002353FE">
        <w:t xml:space="preserve">related commands, such as </w:t>
      </w:r>
      <w:r w:rsidR="0089767B">
        <w:t xml:space="preserve">the </w:t>
      </w:r>
      <w:r w:rsidR="0089767B" w:rsidRPr="0089767B">
        <w:rPr>
          <w:b/>
          <w:bCs/>
        </w:rPr>
        <w:t>policy-map global_policy</w:t>
      </w:r>
      <w:r w:rsidR="0089767B">
        <w:t xml:space="preserve"> that uses </w:t>
      </w:r>
      <w:r w:rsidR="0089767B" w:rsidRPr="0089767B">
        <w:rPr>
          <w:b/>
          <w:bCs/>
        </w:rPr>
        <w:t>class inspection_default</w:t>
      </w:r>
      <w:r w:rsidRPr="002353FE">
        <w:t>, are inserted into the running-config</w:t>
      </w:r>
      <w:r>
        <w:t xml:space="preserve"> by the ASA OS.</w:t>
      </w:r>
    </w:p>
    <w:p w14:paraId="0A756F4F" w14:textId="77777777" w:rsidR="008C22D9" w:rsidRDefault="008C22D9" w:rsidP="008C22D9">
      <w:pPr>
        <w:pStyle w:val="SubStepAlpha"/>
      </w:pPr>
      <w:r w:rsidRPr="002920EE">
        <w:t xml:space="preserve">Enter privileged </w:t>
      </w:r>
      <w:r>
        <w:t xml:space="preserve">EXEC </w:t>
      </w:r>
      <w:r w:rsidRPr="002920EE">
        <w:t xml:space="preserve">mode with the </w:t>
      </w:r>
      <w:r w:rsidRPr="00CC7F68">
        <w:rPr>
          <w:b/>
        </w:rPr>
        <w:t>enable</w:t>
      </w:r>
      <w:r>
        <w:t xml:space="preserve"> command. Enter </w:t>
      </w:r>
      <w:r>
        <w:rPr>
          <w:b/>
        </w:rPr>
        <w:t>class</w:t>
      </w:r>
      <w:r>
        <w:t xml:space="preserve"> for the password.</w:t>
      </w:r>
    </w:p>
    <w:p w14:paraId="563BDFCC" w14:textId="77777777" w:rsidR="008C22D9" w:rsidRDefault="008C22D9" w:rsidP="008C22D9">
      <w:pPr>
        <w:pStyle w:val="SubStepAlpha"/>
      </w:pPr>
      <w:r>
        <w:t xml:space="preserve">Issue the </w:t>
      </w:r>
      <w:r w:rsidRPr="00F90578">
        <w:rPr>
          <w:b/>
        </w:rPr>
        <w:t>show run</w:t>
      </w:r>
      <w:r>
        <w:t xml:space="preserve"> command to see the additional security-related configuration commands that are inserted by the ASA.</w:t>
      </w:r>
    </w:p>
    <w:p w14:paraId="5205747E" w14:textId="77777777" w:rsidR="008C22D9" w:rsidRPr="00894B90" w:rsidRDefault="008C22D9" w:rsidP="008C22D9">
      <w:pPr>
        <w:pStyle w:val="SubStepAlpha"/>
      </w:pPr>
      <w:r w:rsidRPr="002353FE">
        <w:t xml:space="preserve">Issue the </w:t>
      </w:r>
      <w:r>
        <w:rPr>
          <w:b/>
        </w:rPr>
        <w:t>write memory</w:t>
      </w:r>
      <w:r w:rsidRPr="002353FE">
        <w:t xml:space="preserve"> command to capture the additional security</w:t>
      </w:r>
      <w:r>
        <w:t>-</w:t>
      </w:r>
      <w:r w:rsidRPr="002353FE">
        <w:t>related commands</w:t>
      </w:r>
      <w:r>
        <w:t xml:space="preserve"> in the </w:t>
      </w:r>
      <w:r w:rsidRPr="00D35254">
        <w:t>startup-config</w:t>
      </w:r>
      <w:r>
        <w:t xml:space="preserve"> file.</w:t>
      </w:r>
    </w:p>
    <w:p w14:paraId="3652E861" w14:textId="28BA944F" w:rsidR="008C22D9" w:rsidRPr="00882E83" w:rsidRDefault="008C22D9" w:rsidP="00882E83">
      <w:pPr>
        <w:pStyle w:val="Heading2"/>
      </w:pPr>
      <w:r w:rsidRPr="00882E83">
        <w:t>Configur</w:t>
      </w:r>
      <w:r w:rsidR="00BC322F">
        <w:t>e</w:t>
      </w:r>
      <w:r w:rsidRPr="00882E83">
        <w:t xml:space="preserve"> ASA Settings and Interface Security</w:t>
      </w:r>
    </w:p>
    <w:p w14:paraId="25A9AC94" w14:textId="7A1E9ABA" w:rsidR="008C22D9" w:rsidRDefault="008C22D9" w:rsidP="008C22D9">
      <w:pPr>
        <w:pStyle w:val="BodyTextL25"/>
      </w:pPr>
      <w:r>
        <w:t xml:space="preserve">In </w:t>
      </w:r>
      <w:r w:rsidR="0081231C">
        <w:t>this part</w:t>
      </w:r>
      <w:r>
        <w:t xml:space="preserve">, you will configure basic settings by using the ASA CLI, even though some of them were </w:t>
      </w:r>
      <w:r w:rsidRPr="00081421">
        <w:t xml:space="preserve">already configured using the Setup mode interactive prompts in </w:t>
      </w:r>
      <w:r w:rsidR="0081231C">
        <w:t>the previous part</w:t>
      </w:r>
      <w:r w:rsidRPr="00081421">
        <w:t>. In this part</w:t>
      </w:r>
      <w:r>
        <w:t>,</w:t>
      </w:r>
      <w:r w:rsidRPr="00081421">
        <w:t xml:space="preserve"> you </w:t>
      </w:r>
      <w:r>
        <w:t xml:space="preserve">will </w:t>
      </w:r>
      <w:r w:rsidRPr="00081421">
        <w:t xml:space="preserve">start with the settings configured in </w:t>
      </w:r>
      <w:r w:rsidR="0081231C">
        <w:t>the previous part</w:t>
      </w:r>
      <w:r w:rsidRPr="00081421">
        <w:t xml:space="preserve"> and </w:t>
      </w:r>
      <w:r>
        <w:t xml:space="preserve">then </w:t>
      </w:r>
      <w:r w:rsidRPr="00081421">
        <w:t xml:space="preserve">add to or modify them to create </w:t>
      </w:r>
      <w:r w:rsidRPr="00ED5E38">
        <w:rPr>
          <w:noProof/>
        </w:rPr>
        <w:t>a complete</w:t>
      </w:r>
      <w:r w:rsidRPr="00081421">
        <w:t xml:space="preserve"> basic configuration.</w:t>
      </w:r>
      <w:r>
        <w:t xml:space="preserve"> </w:t>
      </w:r>
    </w:p>
    <w:p w14:paraId="794E6D59" w14:textId="77777777" w:rsidR="008C22D9" w:rsidRDefault="008C22D9" w:rsidP="008C22D9">
      <w:pPr>
        <w:pStyle w:val="BodyTextL25"/>
      </w:pPr>
      <w:r w:rsidRPr="00D80C4B">
        <w:rPr>
          <w:b/>
        </w:rPr>
        <w:t>Tip</w:t>
      </w:r>
      <w:r w:rsidRPr="003B74A8">
        <w:t>:</w:t>
      </w:r>
      <w:r>
        <w:t xml:space="preserve"> M</w:t>
      </w:r>
      <w:r w:rsidRPr="00081421">
        <w:t xml:space="preserve">any ASA CLI commands are </w:t>
      </w:r>
      <w:proofErr w:type="gramStart"/>
      <w:r w:rsidRPr="00081421">
        <w:t>similar to</w:t>
      </w:r>
      <w:proofErr w:type="gramEnd"/>
      <w:r>
        <w:t>,</w:t>
      </w:r>
      <w:r w:rsidRPr="00081421">
        <w:t xml:space="preserve"> if not the same</w:t>
      </w:r>
      <w:r>
        <w:t>,</w:t>
      </w:r>
      <w:r w:rsidRPr="00081421">
        <w:t xml:space="preserve"> as those used with</w:t>
      </w:r>
      <w:r>
        <w:t xml:space="preserve"> the Cisco IOS CLI. In addition, the process of moving between configuration modes and sub-modes is essentially the same.</w:t>
      </w:r>
    </w:p>
    <w:p w14:paraId="50C5E964" w14:textId="05FBC28E" w:rsidR="008C22D9" w:rsidRDefault="008C22D9" w:rsidP="008C22D9">
      <w:pPr>
        <w:pStyle w:val="BodyTextL25"/>
      </w:pPr>
      <w:r w:rsidRPr="00681658">
        <w:rPr>
          <w:b/>
        </w:rPr>
        <w:t>Note</w:t>
      </w:r>
      <w:r w:rsidRPr="003B74A8">
        <w:t>:</w:t>
      </w:r>
      <w:r>
        <w:t xml:space="preserve"> You must complete </w:t>
      </w:r>
      <w:r w:rsidR="0081231C">
        <w:t>the previous part</w:t>
      </w:r>
      <w:r>
        <w:t xml:space="preserve"> before beginning </w:t>
      </w:r>
      <w:r w:rsidR="0081231C">
        <w:t>this part</w:t>
      </w:r>
      <w:r>
        <w:t>.</w:t>
      </w:r>
    </w:p>
    <w:p w14:paraId="5397771F" w14:textId="77777777" w:rsidR="008C22D9" w:rsidRPr="00FE1BA8" w:rsidRDefault="008C22D9" w:rsidP="008C22D9">
      <w:pPr>
        <w:pStyle w:val="Heading3"/>
      </w:pPr>
      <w:r w:rsidRPr="00081421">
        <w:t>Configure the hostname and domain name.</w:t>
      </w:r>
    </w:p>
    <w:p w14:paraId="74C1B946" w14:textId="77777777" w:rsidR="008C22D9" w:rsidRDefault="008C22D9" w:rsidP="008C22D9">
      <w:pPr>
        <w:pStyle w:val="SubStepAlpha"/>
      </w:pPr>
      <w:r>
        <w:t xml:space="preserve">Enter global configuration mode using the </w:t>
      </w:r>
      <w:r w:rsidRPr="003B74A8">
        <w:rPr>
          <w:b/>
        </w:rPr>
        <w:t>config t</w:t>
      </w:r>
      <w:r>
        <w:t xml:space="preserve"> command. The first time you enter configuration mode after running Setup, you will be prompted to enable anonymous reporting. Respond with </w:t>
      </w:r>
      <w:r w:rsidRPr="006A3307">
        <w:t>no</w:t>
      </w:r>
      <w:r>
        <w:t>.</w:t>
      </w:r>
    </w:p>
    <w:p w14:paraId="46EDAA8A" w14:textId="77777777" w:rsidR="008C22D9" w:rsidRPr="006E526B" w:rsidRDefault="008C22D9" w:rsidP="008C22D9">
      <w:pPr>
        <w:pStyle w:val="CMD"/>
        <w:rPr>
          <w:szCs w:val="20"/>
        </w:rPr>
      </w:pPr>
      <w:r w:rsidRPr="006E526B">
        <w:rPr>
          <w:szCs w:val="20"/>
        </w:rPr>
        <w:t xml:space="preserve">ASA-Init# </w:t>
      </w:r>
      <w:r w:rsidRPr="006E526B">
        <w:rPr>
          <w:b/>
          <w:szCs w:val="20"/>
        </w:rPr>
        <w:t>config t</w:t>
      </w:r>
    </w:p>
    <w:p w14:paraId="26B45091" w14:textId="77777777" w:rsidR="008C22D9" w:rsidRPr="00D51ED4" w:rsidRDefault="008C22D9" w:rsidP="008C22D9">
      <w:pPr>
        <w:pStyle w:val="CMDOutput"/>
        <w:rPr>
          <w:sz w:val="20"/>
          <w:szCs w:val="20"/>
        </w:rPr>
      </w:pPr>
      <w:r w:rsidRPr="00D51ED4">
        <w:rPr>
          <w:sz w:val="20"/>
          <w:szCs w:val="20"/>
        </w:rPr>
        <w:t>ASA-Init(</w:t>
      </w:r>
      <w:proofErr w:type="gramStart"/>
      <w:r w:rsidRPr="00D51ED4">
        <w:rPr>
          <w:sz w:val="20"/>
          <w:szCs w:val="20"/>
        </w:rPr>
        <w:t>config)#</w:t>
      </w:r>
      <w:proofErr w:type="gramEnd"/>
    </w:p>
    <w:p w14:paraId="6E839BBF" w14:textId="77777777" w:rsidR="008C22D9" w:rsidRPr="00D51ED4" w:rsidRDefault="008C22D9" w:rsidP="008C22D9">
      <w:pPr>
        <w:pStyle w:val="CMDOutput"/>
        <w:rPr>
          <w:sz w:val="20"/>
          <w:szCs w:val="20"/>
        </w:rPr>
      </w:pPr>
    </w:p>
    <w:p w14:paraId="49FADCC1" w14:textId="77777777" w:rsidR="008C22D9" w:rsidRPr="00D51ED4" w:rsidRDefault="008C22D9" w:rsidP="008C22D9">
      <w:pPr>
        <w:pStyle w:val="CMDOutput"/>
        <w:rPr>
          <w:sz w:val="20"/>
          <w:szCs w:val="20"/>
        </w:rPr>
      </w:pPr>
      <w:r w:rsidRPr="00D51ED4">
        <w:rPr>
          <w:sz w:val="20"/>
          <w:szCs w:val="20"/>
        </w:rPr>
        <w:t>***************************** NOTICE *****************************</w:t>
      </w:r>
    </w:p>
    <w:p w14:paraId="37F3C762" w14:textId="77777777" w:rsidR="008C22D9" w:rsidRPr="00D51ED4" w:rsidRDefault="008C22D9" w:rsidP="008C22D9">
      <w:pPr>
        <w:pStyle w:val="CMDOutput"/>
        <w:rPr>
          <w:sz w:val="20"/>
          <w:szCs w:val="20"/>
        </w:rPr>
      </w:pPr>
    </w:p>
    <w:p w14:paraId="1E34CA54" w14:textId="77777777" w:rsidR="008C22D9" w:rsidRPr="00D51ED4" w:rsidRDefault="008C22D9" w:rsidP="008C22D9">
      <w:pPr>
        <w:pStyle w:val="CMDOutput"/>
        <w:rPr>
          <w:sz w:val="20"/>
          <w:szCs w:val="20"/>
        </w:rPr>
      </w:pPr>
      <w:r w:rsidRPr="00D51ED4">
        <w:rPr>
          <w:sz w:val="20"/>
          <w:szCs w:val="20"/>
        </w:rPr>
        <w:t>Help to improve the ASA platform by enabling anonymous reporting,</w:t>
      </w:r>
    </w:p>
    <w:p w14:paraId="6A42B62E" w14:textId="77777777" w:rsidR="008C22D9" w:rsidRPr="00D51ED4" w:rsidRDefault="008C22D9" w:rsidP="008C22D9">
      <w:pPr>
        <w:pStyle w:val="CMDOutput"/>
        <w:rPr>
          <w:sz w:val="20"/>
          <w:szCs w:val="20"/>
        </w:rPr>
      </w:pPr>
      <w:r w:rsidRPr="00D51ED4">
        <w:rPr>
          <w:sz w:val="20"/>
          <w:szCs w:val="20"/>
        </w:rPr>
        <w:t>which allows Cisco to securely receive minimal error and health</w:t>
      </w:r>
    </w:p>
    <w:p w14:paraId="1C53EF5C" w14:textId="77777777" w:rsidR="008C22D9" w:rsidRPr="00D51ED4" w:rsidRDefault="008C22D9" w:rsidP="008C22D9">
      <w:pPr>
        <w:pStyle w:val="CMDOutput"/>
        <w:rPr>
          <w:sz w:val="20"/>
          <w:szCs w:val="20"/>
        </w:rPr>
      </w:pPr>
      <w:r w:rsidRPr="00D51ED4">
        <w:rPr>
          <w:sz w:val="20"/>
          <w:szCs w:val="20"/>
        </w:rPr>
        <w:t>information from the device. To learn more about this feature,</w:t>
      </w:r>
    </w:p>
    <w:p w14:paraId="5B125E6F" w14:textId="77777777" w:rsidR="008C22D9" w:rsidRPr="00D51ED4" w:rsidRDefault="008C22D9" w:rsidP="008C22D9">
      <w:pPr>
        <w:pStyle w:val="CMDOutput"/>
        <w:rPr>
          <w:sz w:val="20"/>
          <w:szCs w:val="20"/>
        </w:rPr>
      </w:pPr>
      <w:r w:rsidRPr="00D51ED4">
        <w:rPr>
          <w:sz w:val="20"/>
          <w:szCs w:val="20"/>
        </w:rPr>
        <w:t>please visit: http://www.cisco.com/go/smartcall</w:t>
      </w:r>
    </w:p>
    <w:p w14:paraId="6ABDA323" w14:textId="77777777" w:rsidR="008C22D9" w:rsidRPr="00D51ED4" w:rsidRDefault="008C22D9" w:rsidP="008C22D9">
      <w:pPr>
        <w:pStyle w:val="CMDOutput"/>
        <w:rPr>
          <w:sz w:val="20"/>
          <w:szCs w:val="20"/>
        </w:rPr>
      </w:pPr>
    </w:p>
    <w:p w14:paraId="08285541" w14:textId="77777777" w:rsidR="008C22D9" w:rsidRPr="0081231C" w:rsidRDefault="008C22D9" w:rsidP="008C22D9">
      <w:pPr>
        <w:pStyle w:val="CMD"/>
        <w:rPr>
          <w:szCs w:val="20"/>
          <w:highlight w:val="yellow"/>
        </w:rPr>
      </w:pPr>
      <w:r w:rsidRPr="0081231C">
        <w:rPr>
          <w:szCs w:val="20"/>
          <w:highlight w:val="yellow"/>
        </w:rPr>
        <w:t>Would you like to enable anonymous error reporting to help improve</w:t>
      </w:r>
    </w:p>
    <w:p w14:paraId="0E5B426F" w14:textId="77777777" w:rsidR="008C22D9" w:rsidRPr="006E526B" w:rsidRDefault="008C22D9" w:rsidP="008C22D9">
      <w:pPr>
        <w:pStyle w:val="CMD"/>
        <w:rPr>
          <w:szCs w:val="20"/>
        </w:rPr>
      </w:pPr>
      <w:r w:rsidRPr="0081231C">
        <w:rPr>
          <w:szCs w:val="20"/>
          <w:highlight w:val="yellow"/>
        </w:rPr>
        <w:t xml:space="preserve">the product? [Y]es, [N]o, [A]sk later: </w:t>
      </w:r>
      <w:r w:rsidRPr="0081231C">
        <w:rPr>
          <w:b/>
          <w:szCs w:val="20"/>
          <w:highlight w:val="yellow"/>
        </w:rPr>
        <w:t>n</w:t>
      </w:r>
    </w:p>
    <w:p w14:paraId="5E10490E" w14:textId="77777777" w:rsidR="008C22D9" w:rsidRPr="006E526B" w:rsidRDefault="008C22D9" w:rsidP="008C22D9">
      <w:pPr>
        <w:pStyle w:val="CMD"/>
        <w:rPr>
          <w:szCs w:val="20"/>
        </w:rPr>
      </w:pPr>
    </w:p>
    <w:p w14:paraId="31CF88C9" w14:textId="77777777" w:rsidR="008C22D9" w:rsidRPr="00D51ED4" w:rsidRDefault="008C22D9" w:rsidP="008C22D9">
      <w:pPr>
        <w:pStyle w:val="CMDOutput"/>
        <w:rPr>
          <w:sz w:val="20"/>
          <w:szCs w:val="20"/>
        </w:rPr>
      </w:pPr>
      <w:r w:rsidRPr="00D51ED4">
        <w:rPr>
          <w:sz w:val="20"/>
          <w:szCs w:val="20"/>
        </w:rPr>
        <w:t>In the future, if you would like to enable this feature,</w:t>
      </w:r>
    </w:p>
    <w:p w14:paraId="01BF53AD" w14:textId="77777777" w:rsidR="008C22D9" w:rsidRPr="00D51ED4" w:rsidRDefault="008C22D9" w:rsidP="008C22D9">
      <w:pPr>
        <w:pStyle w:val="CMDOutput"/>
        <w:rPr>
          <w:sz w:val="20"/>
          <w:szCs w:val="20"/>
        </w:rPr>
      </w:pPr>
      <w:r w:rsidRPr="00D51ED4">
        <w:rPr>
          <w:sz w:val="20"/>
          <w:szCs w:val="20"/>
        </w:rPr>
        <w:t>issue the command "call-home reporting anonymous".</w:t>
      </w:r>
    </w:p>
    <w:p w14:paraId="23F9C05B" w14:textId="77777777" w:rsidR="008C22D9" w:rsidRPr="00D51ED4" w:rsidRDefault="008C22D9" w:rsidP="008C22D9">
      <w:pPr>
        <w:pStyle w:val="CMDOutput"/>
        <w:rPr>
          <w:sz w:val="20"/>
          <w:szCs w:val="20"/>
        </w:rPr>
      </w:pPr>
    </w:p>
    <w:p w14:paraId="3F5538DB" w14:textId="77777777" w:rsidR="008C22D9" w:rsidRPr="00D51ED4" w:rsidRDefault="008C22D9" w:rsidP="008C22D9">
      <w:pPr>
        <w:pStyle w:val="CMDOutput"/>
        <w:rPr>
          <w:sz w:val="20"/>
          <w:szCs w:val="20"/>
        </w:rPr>
      </w:pPr>
      <w:r w:rsidRPr="00D51ED4">
        <w:rPr>
          <w:sz w:val="20"/>
          <w:szCs w:val="20"/>
        </w:rPr>
        <w:t>Please remember to save your configuration.</w:t>
      </w:r>
    </w:p>
    <w:p w14:paraId="4372F337" w14:textId="77777777" w:rsidR="008C22D9" w:rsidRDefault="008C22D9" w:rsidP="008C22D9">
      <w:pPr>
        <w:pStyle w:val="SubStepAlpha"/>
      </w:pPr>
      <w:r>
        <w:t xml:space="preserve">Configure the ASA hostname using the </w:t>
      </w:r>
      <w:r w:rsidRPr="003B74A8">
        <w:rPr>
          <w:b/>
        </w:rPr>
        <w:t>hostname</w:t>
      </w:r>
      <w:r>
        <w:t xml:space="preserve"> command.</w:t>
      </w:r>
    </w:p>
    <w:p w14:paraId="2BE94DAA" w14:textId="639711F7" w:rsidR="008C22D9" w:rsidRPr="003B74A8" w:rsidRDefault="008C22D9" w:rsidP="008C22D9">
      <w:pPr>
        <w:pStyle w:val="CMD"/>
      </w:pPr>
      <w:r>
        <w:t>ASA-Init(</w:t>
      </w:r>
      <w:proofErr w:type="gramStart"/>
      <w:r>
        <w:t>config)#</w:t>
      </w:r>
      <w:proofErr w:type="gramEnd"/>
      <w:r>
        <w:t xml:space="preserve"> </w:t>
      </w:r>
      <w:r w:rsidRPr="003B74A8">
        <w:rPr>
          <w:b/>
        </w:rPr>
        <w:t xml:space="preserve">hostname </w:t>
      </w:r>
      <w:r w:rsidR="0081231C">
        <w:rPr>
          <w:b/>
        </w:rPr>
        <w:t>NETSEC</w:t>
      </w:r>
      <w:r w:rsidRPr="003B74A8">
        <w:rPr>
          <w:b/>
        </w:rPr>
        <w:t>-ASA</w:t>
      </w:r>
    </w:p>
    <w:p w14:paraId="30552D94" w14:textId="77777777" w:rsidR="008C22D9" w:rsidRPr="003B74A8" w:rsidRDefault="008C22D9" w:rsidP="008C22D9">
      <w:pPr>
        <w:pStyle w:val="SubStepAlpha"/>
      </w:pPr>
      <w:r>
        <w:t xml:space="preserve">Configure the domain name using the </w:t>
      </w:r>
      <w:r w:rsidRPr="003B74A8">
        <w:rPr>
          <w:b/>
        </w:rPr>
        <w:t>domain-name</w:t>
      </w:r>
      <w:r>
        <w:t xml:space="preserve"> command</w:t>
      </w:r>
      <w:r w:rsidRPr="003B74A8">
        <w:t>.</w:t>
      </w:r>
    </w:p>
    <w:p w14:paraId="4EC250CB" w14:textId="26B9DA6A" w:rsidR="008C22D9" w:rsidRPr="003B74A8" w:rsidRDefault="00AF3EFD" w:rsidP="008C22D9">
      <w:pPr>
        <w:pStyle w:val="CMD"/>
        <w:rPr>
          <w:b/>
        </w:rPr>
      </w:pPr>
      <w:r>
        <w:t>NETSEC-</w:t>
      </w:r>
      <w:proofErr w:type="gramStart"/>
      <w:r>
        <w:t>ASA</w:t>
      </w:r>
      <w:r w:rsidR="008C22D9">
        <w:t>(config)</w:t>
      </w:r>
      <w:r w:rsidR="008C22D9" w:rsidRPr="00465218">
        <w:t>#</w:t>
      </w:r>
      <w:proofErr w:type="gramEnd"/>
      <w:r w:rsidR="008C22D9" w:rsidRPr="00EA35B4">
        <w:t xml:space="preserve"> </w:t>
      </w:r>
      <w:r w:rsidR="008C22D9" w:rsidRPr="003B74A8">
        <w:rPr>
          <w:b/>
        </w:rPr>
        <w:t xml:space="preserve">domain-name </w:t>
      </w:r>
      <w:r w:rsidR="0081231C">
        <w:rPr>
          <w:b/>
        </w:rPr>
        <w:t>netsec</w:t>
      </w:r>
      <w:r w:rsidR="008C22D9" w:rsidRPr="003B74A8">
        <w:rPr>
          <w:b/>
        </w:rPr>
        <w:t>.com</w:t>
      </w:r>
    </w:p>
    <w:p w14:paraId="0FA26745" w14:textId="77777777" w:rsidR="008C22D9" w:rsidRPr="00081421" w:rsidRDefault="008C22D9" w:rsidP="008C22D9">
      <w:pPr>
        <w:pStyle w:val="Heading3"/>
      </w:pPr>
      <w:r w:rsidRPr="00081421">
        <w:t xml:space="preserve">Configure the login and </w:t>
      </w:r>
      <w:r>
        <w:t>e</w:t>
      </w:r>
      <w:r w:rsidRPr="00081421">
        <w:t>nable mode passwords</w:t>
      </w:r>
      <w:r>
        <w:t>.</w:t>
      </w:r>
    </w:p>
    <w:p w14:paraId="64608EA4" w14:textId="73CDD38D" w:rsidR="008C22D9" w:rsidRPr="00D51ED4" w:rsidRDefault="008C22D9" w:rsidP="008C22D9">
      <w:pPr>
        <w:pStyle w:val="SubStepAlpha"/>
      </w:pPr>
      <w:r>
        <w:t>T</w:t>
      </w:r>
      <w:r w:rsidRPr="00081421">
        <w:t xml:space="preserve">he login password </w:t>
      </w:r>
      <w:r>
        <w:t xml:space="preserve">is </w:t>
      </w:r>
      <w:r w:rsidRPr="00081421">
        <w:t xml:space="preserve">used for Telnet </w:t>
      </w:r>
      <w:r>
        <w:t>connections (</w:t>
      </w:r>
      <w:r w:rsidRPr="00081421">
        <w:t xml:space="preserve">and SSH </w:t>
      </w:r>
      <w:r>
        <w:t>prior to ASA version 8.4)</w:t>
      </w:r>
      <w:r w:rsidRPr="00081421">
        <w:t>. By default</w:t>
      </w:r>
      <w:r>
        <w:t>,</w:t>
      </w:r>
      <w:r w:rsidRPr="00081421">
        <w:t xml:space="preserve"> it is set to </w:t>
      </w:r>
      <w:r w:rsidRPr="006A3307">
        <w:rPr>
          <w:noProof/>
        </w:rPr>
        <w:t>cisco,</w:t>
      </w:r>
      <w:r w:rsidRPr="00081421">
        <w:t xml:space="preserve"> </w:t>
      </w:r>
      <w:r>
        <w:t xml:space="preserve">but </w:t>
      </w:r>
      <w:r w:rsidR="0089767B">
        <w:t>because</w:t>
      </w:r>
      <w:r>
        <w:t xml:space="preserve"> the default startup configuration was erased y</w:t>
      </w:r>
      <w:r w:rsidRPr="00081421">
        <w:t xml:space="preserve">ou </w:t>
      </w:r>
      <w:r>
        <w:t xml:space="preserve">have the option to configure </w:t>
      </w:r>
      <w:r w:rsidRPr="00081421">
        <w:t xml:space="preserve">the login password using the </w:t>
      </w:r>
      <w:r w:rsidRPr="003B74A8">
        <w:rPr>
          <w:b/>
        </w:rPr>
        <w:t>passwd</w:t>
      </w:r>
      <w:r w:rsidRPr="00D34226">
        <w:rPr>
          <w:rFonts w:cs="Arial"/>
        </w:rPr>
        <w:t xml:space="preserve"> or </w:t>
      </w:r>
      <w:r w:rsidRPr="003B74A8">
        <w:rPr>
          <w:b/>
        </w:rPr>
        <w:t>password</w:t>
      </w:r>
      <w:r w:rsidRPr="00081421">
        <w:t xml:space="preserve"> command.</w:t>
      </w:r>
      <w:r>
        <w:t xml:space="preserve"> This command is </w:t>
      </w:r>
      <w:r w:rsidRPr="00ED5E38">
        <w:rPr>
          <w:noProof/>
        </w:rPr>
        <w:t>optional</w:t>
      </w:r>
      <w:r>
        <w:t xml:space="preserve"> because later in the lab we will configure the ASA for </w:t>
      </w:r>
      <w:proofErr w:type="gramStart"/>
      <w:r>
        <w:t>SSH, and</w:t>
      </w:r>
      <w:proofErr w:type="gramEnd"/>
      <w:r>
        <w:t xml:space="preserve"> not Telnet access.</w:t>
      </w:r>
    </w:p>
    <w:p w14:paraId="674D1BD7" w14:textId="79739EFB" w:rsidR="008C22D9" w:rsidRPr="005440C7" w:rsidRDefault="00AF3EFD" w:rsidP="008C22D9">
      <w:pPr>
        <w:pStyle w:val="CMD"/>
      </w:pPr>
      <w:r>
        <w:t>NETSEC-</w:t>
      </w:r>
      <w:proofErr w:type="gramStart"/>
      <w:r>
        <w:t>ASA</w:t>
      </w:r>
      <w:r w:rsidR="008C22D9" w:rsidRPr="005440C7">
        <w:t>(config)#</w:t>
      </w:r>
      <w:proofErr w:type="gramEnd"/>
      <w:r w:rsidR="008C22D9" w:rsidRPr="005440C7">
        <w:t xml:space="preserve"> </w:t>
      </w:r>
      <w:r w:rsidR="008C22D9" w:rsidRPr="00B748E6">
        <w:rPr>
          <w:b/>
        </w:rPr>
        <w:t>passwd cisco</w:t>
      </w:r>
    </w:p>
    <w:p w14:paraId="14320763" w14:textId="77777777" w:rsidR="008C22D9" w:rsidRPr="00081421" w:rsidRDefault="008C22D9" w:rsidP="008C22D9">
      <w:pPr>
        <w:pStyle w:val="SubStepAlpha"/>
      </w:pPr>
      <w:r w:rsidRPr="00081421">
        <w:t xml:space="preserve">Configure the </w:t>
      </w:r>
      <w:r>
        <w:t>p</w:t>
      </w:r>
      <w:r w:rsidRPr="00081421">
        <w:t xml:space="preserve">rivileged EXEC mode (enable) password using the </w:t>
      </w:r>
      <w:r w:rsidRPr="003B74A8">
        <w:rPr>
          <w:b/>
        </w:rPr>
        <w:t>enable password</w:t>
      </w:r>
      <w:r>
        <w:t xml:space="preserve"> command.</w:t>
      </w:r>
    </w:p>
    <w:p w14:paraId="5E52133D" w14:textId="15AA87C9" w:rsidR="008C22D9" w:rsidRPr="00EA35B4" w:rsidRDefault="00AF3EFD" w:rsidP="008C22D9">
      <w:pPr>
        <w:pStyle w:val="CMD"/>
      </w:pPr>
      <w:r>
        <w:t>NETSEC-</w:t>
      </w:r>
      <w:proofErr w:type="gramStart"/>
      <w:r>
        <w:t>ASA</w:t>
      </w:r>
      <w:r w:rsidR="008C22D9" w:rsidRPr="00081421">
        <w:t>(config)#</w:t>
      </w:r>
      <w:proofErr w:type="gramEnd"/>
      <w:r w:rsidR="008C22D9" w:rsidRPr="00081421">
        <w:t xml:space="preserve"> </w:t>
      </w:r>
      <w:r w:rsidR="008C22D9" w:rsidRPr="003B74A8">
        <w:rPr>
          <w:b/>
        </w:rPr>
        <w:t>enable password class</w:t>
      </w:r>
    </w:p>
    <w:p w14:paraId="0DB906CC" w14:textId="77777777" w:rsidR="008C22D9" w:rsidRPr="00FE1BA8" w:rsidRDefault="008C22D9" w:rsidP="008C22D9">
      <w:pPr>
        <w:pStyle w:val="Heading3"/>
      </w:pPr>
      <w:r>
        <w:t>Set the date and time.</w:t>
      </w:r>
    </w:p>
    <w:p w14:paraId="0E466859" w14:textId="77777777" w:rsidR="008C22D9" w:rsidRPr="00081421" w:rsidRDefault="008C22D9" w:rsidP="008C22D9">
      <w:pPr>
        <w:pStyle w:val="BodyTextL25"/>
      </w:pPr>
      <w:r w:rsidRPr="00081421">
        <w:t xml:space="preserve">The date and time can be set manually using the </w:t>
      </w:r>
      <w:r w:rsidRPr="003B74A8">
        <w:rPr>
          <w:b/>
        </w:rPr>
        <w:t>clock set</w:t>
      </w:r>
      <w:r w:rsidRPr="00081421">
        <w:t xml:space="preserve"> command. The syntax for the </w:t>
      </w:r>
      <w:r w:rsidRPr="006A3CD3">
        <w:rPr>
          <w:b/>
        </w:rPr>
        <w:t>clock set</w:t>
      </w:r>
      <w:r w:rsidRPr="00081421">
        <w:t xml:space="preserve"> command is </w:t>
      </w:r>
      <w:r w:rsidRPr="003B74A8">
        <w:rPr>
          <w:b/>
        </w:rPr>
        <w:t>clock set</w:t>
      </w:r>
      <w:r w:rsidRPr="00081421">
        <w:rPr>
          <w:rFonts w:ascii="Courier New" w:hAnsi="Courier New" w:cs="Courier New"/>
        </w:rPr>
        <w:t xml:space="preserve"> </w:t>
      </w:r>
      <w:r w:rsidRPr="00ED5E38">
        <w:rPr>
          <w:i/>
          <w:noProof/>
        </w:rPr>
        <w:t>hh:mm:ss</w:t>
      </w:r>
      <w:r w:rsidRPr="003B74A8">
        <w:rPr>
          <w:i/>
        </w:rPr>
        <w:t xml:space="preserve"> </w:t>
      </w:r>
      <w:r w:rsidRPr="00FC4790">
        <w:rPr>
          <w:iCs/>
        </w:rPr>
        <w:t>{</w:t>
      </w:r>
      <w:r w:rsidRPr="003B74A8">
        <w:rPr>
          <w:i/>
        </w:rPr>
        <w:t>month day | day month</w:t>
      </w:r>
      <w:r w:rsidRPr="00FC4790">
        <w:rPr>
          <w:iCs/>
        </w:rPr>
        <w:t>}</w:t>
      </w:r>
      <w:r w:rsidRPr="003B74A8">
        <w:rPr>
          <w:i/>
        </w:rPr>
        <w:t xml:space="preserve"> year</w:t>
      </w:r>
      <w:r w:rsidRPr="00081421">
        <w:t xml:space="preserve">. The following example </w:t>
      </w:r>
      <w:r>
        <w:t>shows</w:t>
      </w:r>
      <w:r w:rsidRPr="00081421">
        <w:t xml:space="preserve"> how to set the date </w:t>
      </w:r>
      <w:r>
        <w:t>and time using a 24-hour clock:</w:t>
      </w:r>
    </w:p>
    <w:p w14:paraId="3E1DE690" w14:textId="4050B1A3" w:rsidR="008C22D9" w:rsidRPr="00081421" w:rsidRDefault="00AF3EFD" w:rsidP="008C22D9">
      <w:pPr>
        <w:pStyle w:val="CMD"/>
      </w:pPr>
      <w:r>
        <w:t>NETSEC-</w:t>
      </w:r>
      <w:proofErr w:type="gramStart"/>
      <w:r>
        <w:t>ASA</w:t>
      </w:r>
      <w:r w:rsidR="008C22D9" w:rsidRPr="00081421">
        <w:t>(</w:t>
      </w:r>
      <w:proofErr w:type="gramEnd"/>
      <w:r w:rsidR="008C22D9" w:rsidRPr="00081421">
        <w:t xml:space="preserve">config)# </w:t>
      </w:r>
      <w:r w:rsidR="0081231C" w:rsidRPr="0081231C">
        <w:rPr>
          <w:b/>
        </w:rPr>
        <w:t xml:space="preserve">clock set </w:t>
      </w:r>
      <w:r w:rsidR="00FC4790">
        <w:rPr>
          <w:b/>
        </w:rPr>
        <w:t>2:23:00</w:t>
      </w:r>
      <w:r w:rsidR="0081231C" w:rsidRPr="0081231C">
        <w:rPr>
          <w:b/>
        </w:rPr>
        <w:t xml:space="preserve"> </w:t>
      </w:r>
      <w:r w:rsidR="00FC4790">
        <w:rPr>
          <w:b/>
        </w:rPr>
        <w:t>feb 22 2021</w:t>
      </w:r>
    </w:p>
    <w:p w14:paraId="1C23000D" w14:textId="66B1C015" w:rsidR="008C22D9" w:rsidRPr="00FE1BA8" w:rsidRDefault="008C22D9" w:rsidP="008C22D9">
      <w:pPr>
        <w:pStyle w:val="Heading3"/>
      </w:pPr>
      <w:r>
        <w:t xml:space="preserve">Configure the </w:t>
      </w:r>
      <w:r w:rsidR="004C7630">
        <w:t>INSIDE</w:t>
      </w:r>
      <w:r>
        <w:t xml:space="preserve"> and </w:t>
      </w:r>
      <w:r w:rsidR="004C7630">
        <w:t>OUTSIDE</w:t>
      </w:r>
      <w:r>
        <w:t xml:space="preserve"> interfaces.</w:t>
      </w:r>
    </w:p>
    <w:p w14:paraId="05C5AF1E" w14:textId="77777777" w:rsidR="008C22D9" w:rsidRDefault="008C22D9" w:rsidP="008C22D9">
      <w:pPr>
        <w:pStyle w:val="BodyTextL25"/>
      </w:pPr>
      <w:r w:rsidRPr="00D80C4B">
        <w:t>In this step</w:t>
      </w:r>
      <w:r>
        <w:t>,</w:t>
      </w:r>
      <w:r w:rsidRPr="00D80C4B">
        <w:t xml:space="preserve"> you </w:t>
      </w:r>
      <w:r>
        <w:t>will configure</w:t>
      </w:r>
      <w:r w:rsidRPr="00D80C4B">
        <w:t xml:space="preserve"> internal and external interfaces, name them, assign IP addresses</w:t>
      </w:r>
      <w:r>
        <w:t>,</w:t>
      </w:r>
      <w:r w:rsidRPr="00D80C4B">
        <w:t xml:space="preserve"> and set the interface security level.</w:t>
      </w:r>
    </w:p>
    <w:p w14:paraId="45639ABA" w14:textId="0ECAE9AD" w:rsidR="008C22D9" w:rsidRDefault="00FC4790" w:rsidP="008C22D9">
      <w:pPr>
        <w:pStyle w:val="BodyTextL25"/>
      </w:pPr>
      <w:r>
        <w:t>In Part 2</w:t>
      </w:r>
      <w:r w:rsidR="008C22D9" w:rsidRPr="00D80C4B">
        <w:t xml:space="preserve">, </w:t>
      </w:r>
      <w:r w:rsidR="008C22D9">
        <w:t>the MGMT interface</w:t>
      </w:r>
      <w:r w:rsidR="008C22D9" w:rsidRPr="00D80C4B">
        <w:t xml:space="preserve"> </w:t>
      </w:r>
      <w:r w:rsidR="008C22D9">
        <w:t>was</w:t>
      </w:r>
      <w:r w:rsidR="008C22D9" w:rsidRPr="00D80C4B">
        <w:t xml:space="preserve"> configured with an IP address of 192.168.1</w:t>
      </w:r>
      <w:r w:rsidR="008C22D9">
        <w:t>00</w:t>
      </w:r>
      <w:r w:rsidR="008C22D9" w:rsidRPr="00D80C4B">
        <w:t xml:space="preserve">.1. You will configure </w:t>
      </w:r>
      <w:r w:rsidR="008C22D9">
        <w:t>another interface</w:t>
      </w:r>
      <w:r w:rsidR="008C22D9" w:rsidRPr="00D80C4B">
        <w:t xml:space="preserve"> as the </w:t>
      </w:r>
      <w:r w:rsidR="004C7630">
        <w:t>INSIDE</w:t>
      </w:r>
      <w:r w:rsidR="008C22D9" w:rsidRPr="00D80C4B">
        <w:t xml:space="preserve"> interface for this lab</w:t>
      </w:r>
      <w:r>
        <w:t xml:space="preserve"> and remove the IP addressing for M1/1</w:t>
      </w:r>
      <w:r w:rsidR="008C22D9" w:rsidRPr="00D80C4B">
        <w:t>.</w:t>
      </w:r>
      <w:r w:rsidR="008C22D9" w:rsidRPr="006105E6">
        <w:t xml:space="preserve"> </w:t>
      </w:r>
      <w:r w:rsidR="008C22D9">
        <w:t xml:space="preserve">You will only configure the </w:t>
      </w:r>
      <w:r w:rsidR="004C7630">
        <w:rPr>
          <w:noProof/>
        </w:rPr>
        <w:t>INSIDE</w:t>
      </w:r>
      <w:r w:rsidR="008C22D9">
        <w:t xml:space="preserve"> and </w:t>
      </w:r>
      <w:r w:rsidR="004C7630">
        <w:t>OUTSIDE</w:t>
      </w:r>
      <w:r w:rsidR="008C22D9">
        <w:t xml:space="preserve"> interfaces at this time. The </w:t>
      </w:r>
      <w:r w:rsidR="004C7630">
        <w:t>DMZ</w:t>
      </w:r>
      <w:r w:rsidR="008C22D9">
        <w:t xml:space="preserve"> interface will be confi</w:t>
      </w:r>
      <w:r w:rsidR="00774E09">
        <w:t>gured in the next lab</w:t>
      </w:r>
      <w:r w:rsidR="008C22D9">
        <w:t>.</w:t>
      </w:r>
    </w:p>
    <w:p w14:paraId="1933A03F" w14:textId="6735F192" w:rsidR="008C22D9" w:rsidRPr="007B3D48" w:rsidRDefault="008C22D9" w:rsidP="008C22D9">
      <w:pPr>
        <w:pStyle w:val="SubStepAlpha"/>
        <w:rPr>
          <w:rFonts w:cs="Arial"/>
          <w:color w:val="000000"/>
          <w:sz w:val="19"/>
          <w:szCs w:val="19"/>
        </w:rPr>
      </w:pPr>
      <w:r>
        <w:t xml:space="preserve">Configure interface G1/2 for the </w:t>
      </w:r>
      <w:r w:rsidR="004C7630">
        <w:t>INSIDE</w:t>
      </w:r>
      <w:r>
        <w:t xml:space="preserve"> network, 192.168.1.0/24. Name the interface </w:t>
      </w:r>
      <w:r w:rsidR="004C7630">
        <w:rPr>
          <w:b/>
        </w:rPr>
        <w:t>INSIDE</w:t>
      </w:r>
      <w:r>
        <w:t xml:space="preserve">, set the security level to the highest setting of </w:t>
      </w:r>
      <w:r w:rsidRPr="0077692F">
        <w:rPr>
          <w:b/>
        </w:rPr>
        <w:t>100</w:t>
      </w:r>
      <w:r>
        <w:t xml:space="preserve"> and enable it.</w:t>
      </w:r>
    </w:p>
    <w:p w14:paraId="6C976015" w14:textId="1C61A10E" w:rsidR="008C22D9" w:rsidRPr="007B3D48" w:rsidRDefault="00AF3EFD" w:rsidP="008C22D9">
      <w:pPr>
        <w:pStyle w:val="CMD"/>
      </w:pPr>
      <w:r>
        <w:t>NETSEC-</w:t>
      </w:r>
      <w:proofErr w:type="gramStart"/>
      <w:r>
        <w:t>ASA</w:t>
      </w:r>
      <w:r w:rsidR="008C22D9" w:rsidRPr="007B3D48">
        <w:t>(</w:t>
      </w:r>
      <w:proofErr w:type="gramEnd"/>
      <w:r w:rsidR="008C22D9" w:rsidRPr="007B3D48">
        <w:t xml:space="preserve">config)# </w:t>
      </w:r>
      <w:r w:rsidR="008C22D9" w:rsidRPr="006105E6">
        <w:rPr>
          <w:b/>
        </w:rPr>
        <w:t xml:space="preserve">interface </w:t>
      </w:r>
      <w:r w:rsidR="008C22D9">
        <w:rPr>
          <w:b/>
        </w:rPr>
        <w:t>g1/2</w:t>
      </w:r>
    </w:p>
    <w:p w14:paraId="064E059C" w14:textId="4DCB6514" w:rsidR="008C22D9" w:rsidRDefault="0081231C" w:rsidP="008C22D9">
      <w:pPr>
        <w:pStyle w:val="CMD"/>
      </w:pPr>
      <w:r>
        <w:t>NETSEC-</w:t>
      </w:r>
      <w:proofErr w:type="gramStart"/>
      <w:r>
        <w:t>ASA</w:t>
      </w:r>
      <w:r w:rsidR="008C22D9" w:rsidRPr="007B3D48">
        <w:t>(</w:t>
      </w:r>
      <w:proofErr w:type="gramEnd"/>
      <w:r w:rsidR="008C22D9" w:rsidRPr="007B3D48">
        <w:t>config-</w:t>
      </w:r>
      <w:proofErr w:type="gramStart"/>
      <w:r w:rsidR="008C22D9" w:rsidRPr="007B3D48">
        <w:t>if)#</w:t>
      </w:r>
      <w:proofErr w:type="gramEnd"/>
      <w:r w:rsidR="008C22D9" w:rsidRPr="007B3D48">
        <w:t xml:space="preserve"> </w:t>
      </w:r>
      <w:r w:rsidR="008C22D9" w:rsidRPr="006105E6">
        <w:rPr>
          <w:b/>
        </w:rPr>
        <w:t xml:space="preserve">nameif </w:t>
      </w:r>
      <w:r w:rsidR="004C7630">
        <w:rPr>
          <w:b/>
        </w:rPr>
        <w:t>INSIDE</w:t>
      </w:r>
    </w:p>
    <w:p w14:paraId="7A39EE6F" w14:textId="1F4D329B" w:rsidR="008C22D9" w:rsidRDefault="0081231C" w:rsidP="008C22D9">
      <w:pPr>
        <w:pStyle w:val="CMD"/>
      </w:pPr>
      <w:r>
        <w:t>NETSEC-</w:t>
      </w:r>
      <w:proofErr w:type="gramStart"/>
      <w:r>
        <w:t>ASA</w:t>
      </w:r>
      <w:r w:rsidR="008C22D9" w:rsidRPr="007B3D48">
        <w:t>(</w:t>
      </w:r>
      <w:proofErr w:type="gramEnd"/>
      <w:r w:rsidR="008C22D9" w:rsidRPr="007B3D48">
        <w:t>config-</w:t>
      </w:r>
      <w:proofErr w:type="gramStart"/>
      <w:r w:rsidR="008C22D9" w:rsidRPr="007B3D48">
        <w:t>if)#</w:t>
      </w:r>
      <w:proofErr w:type="gramEnd"/>
      <w:r w:rsidR="008C22D9" w:rsidRPr="007B3D48">
        <w:t xml:space="preserve"> </w:t>
      </w:r>
      <w:r w:rsidR="008C22D9" w:rsidRPr="004B5717">
        <w:rPr>
          <w:b/>
        </w:rPr>
        <w:t>ip address 192.168.1.1 255.255.255.0</w:t>
      </w:r>
    </w:p>
    <w:p w14:paraId="1B7D2471" w14:textId="2B739120"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6105E6">
        <w:rPr>
          <w:b/>
        </w:rPr>
        <w:t>security-level 100</w:t>
      </w:r>
    </w:p>
    <w:p w14:paraId="2AEBD04E" w14:textId="2AEF9203"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FF598F">
        <w:rPr>
          <w:b/>
        </w:rPr>
        <w:t>no shutdown</w:t>
      </w:r>
    </w:p>
    <w:p w14:paraId="33A2FE3A" w14:textId="43C8C89B" w:rsidR="008C22D9" w:rsidRPr="009C569C" w:rsidRDefault="008C22D9" w:rsidP="008C22D9">
      <w:pPr>
        <w:pStyle w:val="SubStepAlpha"/>
        <w:rPr>
          <w:rFonts w:cs="Arial"/>
          <w:color w:val="000000"/>
          <w:sz w:val="19"/>
          <w:szCs w:val="19"/>
        </w:rPr>
      </w:pPr>
      <w:r>
        <w:t xml:space="preserve">Configure interface G1/1for the </w:t>
      </w:r>
      <w:r w:rsidR="004C7630">
        <w:t>OUTSIDE</w:t>
      </w:r>
      <w:r>
        <w:t xml:space="preserve"> network</w:t>
      </w:r>
      <w:r w:rsidRPr="009C569C">
        <w:t>, 209.165.200.224/29</w:t>
      </w:r>
      <w:r>
        <w:t xml:space="preserve">. Name the interface </w:t>
      </w:r>
      <w:r w:rsidR="004C7630">
        <w:rPr>
          <w:b/>
        </w:rPr>
        <w:t>OUTSIDE</w:t>
      </w:r>
      <w:r w:rsidRPr="009C569C">
        <w:t xml:space="preserve">, set the security level to the lowest setting of </w:t>
      </w:r>
      <w:r w:rsidRPr="0077692F">
        <w:rPr>
          <w:b/>
        </w:rPr>
        <w:t>0</w:t>
      </w:r>
      <w:r w:rsidRPr="009C569C">
        <w:t xml:space="preserve"> and </w:t>
      </w:r>
      <w:r>
        <w:t>enable it</w:t>
      </w:r>
      <w:r w:rsidRPr="009C569C">
        <w:t>.</w:t>
      </w:r>
    </w:p>
    <w:p w14:paraId="0EFFD243" w14:textId="683F9C04"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6105E6">
        <w:rPr>
          <w:b/>
        </w:rPr>
        <w:t xml:space="preserve">interface </w:t>
      </w:r>
      <w:r w:rsidR="008C22D9">
        <w:rPr>
          <w:b/>
        </w:rPr>
        <w:t>g1/1</w:t>
      </w:r>
    </w:p>
    <w:p w14:paraId="073209FE" w14:textId="7D61BBC2"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6105E6">
        <w:rPr>
          <w:b/>
        </w:rPr>
        <w:t xml:space="preserve">nameif </w:t>
      </w:r>
      <w:r w:rsidR="004C7630">
        <w:rPr>
          <w:b/>
        </w:rPr>
        <w:t>OUTSIDE</w:t>
      </w:r>
    </w:p>
    <w:p w14:paraId="25B60AD9" w14:textId="7E517D97"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D51ED4">
        <w:rPr>
          <w:b/>
        </w:rPr>
        <w:t>ip address 209.165.200.226 255.255.255.248</w:t>
      </w:r>
    </w:p>
    <w:p w14:paraId="53CAFBCD" w14:textId="5C2D678E" w:rsidR="008C22D9" w:rsidRPr="009C569C" w:rsidRDefault="0081231C" w:rsidP="008C22D9">
      <w:pPr>
        <w:pStyle w:val="CMD"/>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6105E6">
        <w:rPr>
          <w:b/>
        </w:rPr>
        <w:t>security-level 0</w:t>
      </w:r>
    </w:p>
    <w:p w14:paraId="2D2AC090" w14:textId="47FCC208" w:rsidR="008C22D9" w:rsidRDefault="0081231C" w:rsidP="008C22D9">
      <w:pPr>
        <w:pStyle w:val="CMD"/>
        <w:rPr>
          <w:b/>
        </w:rPr>
      </w:pPr>
      <w:r>
        <w:t>NETSEC-</w:t>
      </w:r>
      <w:proofErr w:type="gramStart"/>
      <w:r>
        <w:t>ASA</w:t>
      </w:r>
      <w:r w:rsidR="008C22D9" w:rsidRPr="009C569C">
        <w:t>(</w:t>
      </w:r>
      <w:proofErr w:type="gramEnd"/>
      <w:r w:rsidR="008C22D9" w:rsidRPr="009C569C">
        <w:t>config-</w:t>
      </w:r>
      <w:proofErr w:type="gramStart"/>
      <w:r w:rsidR="008C22D9" w:rsidRPr="009C569C">
        <w:t>if)#</w:t>
      </w:r>
      <w:proofErr w:type="gramEnd"/>
      <w:r w:rsidR="008C22D9" w:rsidRPr="009C569C">
        <w:t xml:space="preserve"> </w:t>
      </w:r>
      <w:r w:rsidR="008C22D9" w:rsidRPr="006105E6">
        <w:rPr>
          <w:b/>
        </w:rPr>
        <w:t>no shutdown</w:t>
      </w:r>
    </w:p>
    <w:p w14:paraId="5C2A2D07" w14:textId="77777777" w:rsidR="008C22D9" w:rsidRPr="00A0530E" w:rsidRDefault="008C22D9" w:rsidP="008C22D9">
      <w:pPr>
        <w:pStyle w:val="SubStepAlpha"/>
        <w:rPr>
          <w:rFonts w:cs="Arial"/>
          <w:color w:val="000000"/>
          <w:sz w:val="19"/>
          <w:szCs w:val="19"/>
        </w:rPr>
      </w:pPr>
      <w:r w:rsidRPr="00D51ED4">
        <w:t>Remove the configuration from the M1/1 interface and shut it down (if required).</w:t>
      </w:r>
    </w:p>
    <w:p w14:paraId="590E41C7" w14:textId="3F07E861" w:rsidR="008C22D9" w:rsidRPr="00D51ED4" w:rsidRDefault="0081231C" w:rsidP="008C22D9">
      <w:pPr>
        <w:pStyle w:val="CMD"/>
      </w:pPr>
      <w:r>
        <w:t>NETSEC-</w:t>
      </w:r>
      <w:proofErr w:type="gramStart"/>
      <w:r>
        <w:t>ASA</w:t>
      </w:r>
      <w:r w:rsidR="008C22D9" w:rsidRPr="00D51ED4">
        <w:t>(</w:t>
      </w:r>
      <w:proofErr w:type="gramEnd"/>
      <w:r w:rsidR="008C22D9" w:rsidRPr="00D51ED4">
        <w:t>config</w:t>
      </w:r>
      <w:r w:rsidR="00774E09">
        <w:t>-</w:t>
      </w:r>
      <w:proofErr w:type="gramStart"/>
      <w:r w:rsidR="00774E09">
        <w:t>if</w:t>
      </w:r>
      <w:r w:rsidR="008C22D9" w:rsidRPr="00D51ED4">
        <w:t>)#</w:t>
      </w:r>
      <w:proofErr w:type="gramEnd"/>
      <w:r w:rsidR="008C22D9" w:rsidRPr="00D51ED4">
        <w:t xml:space="preserve"> </w:t>
      </w:r>
      <w:r w:rsidR="008C22D9" w:rsidRPr="00D51ED4">
        <w:rPr>
          <w:b/>
        </w:rPr>
        <w:t>interface m1/1</w:t>
      </w:r>
    </w:p>
    <w:p w14:paraId="12FE6023" w14:textId="075F2CE0" w:rsidR="008C22D9" w:rsidRPr="00D51ED4" w:rsidRDefault="0081231C" w:rsidP="008C22D9">
      <w:pPr>
        <w:pStyle w:val="CMD"/>
        <w:rPr>
          <w:b/>
        </w:rPr>
      </w:pPr>
      <w:r>
        <w:t>NETSEC-</w:t>
      </w:r>
      <w:proofErr w:type="gramStart"/>
      <w:r>
        <w:t>ASA</w:t>
      </w:r>
      <w:r w:rsidR="008C22D9" w:rsidRPr="00D51ED4">
        <w:t>(</w:t>
      </w:r>
      <w:proofErr w:type="gramEnd"/>
      <w:r w:rsidR="008C22D9" w:rsidRPr="00D51ED4">
        <w:t>config-</w:t>
      </w:r>
      <w:proofErr w:type="gramStart"/>
      <w:r w:rsidR="008C22D9" w:rsidRPr="00D51ED4">
        <w:t>if)#</w:t>
      </w:r>
      <w:proofErr w:type="gramEnd"/>
      <w:r w:rsidR="008C22D9" w:rsidRPr="00D51ED4">
        <w:t xml:space="preserve"> </w:t>
      </w:r>
      <w:r w:rsidR="008C22D9" w:rsidRPr="00D51ED4">
        <w:rPr>
          <w:b/>
        </w:rPr>
        <w:t>shutdown</w:t>
      </w:r>
    </w:p>
    <w:p w14:paraId="43BAE752" w14:textId="38C2CE75" w:rsidR="008C22D9" w:rsidRPr="009A561F" w:rsidRDefault="0081231C" w:rsidP="008C22D9">
      <w:pPr>
        <w:pStyle w:val="CMD"/>
      </w:pPr>
      <w:r>
        <w:t>NETSEC-</w:t>
      </w:r>
      <w:proofErr w:type="gramStart"/>
      <w:r>
        <w:t>ASA</w:t>
      </w:r>
      <w:r w:rsidR="008C22D9" w:rsidRPr="00D51ED4">
        <w:t>(</w:t>
      </w:r>
      <w:proofErr w:type="gramEnd"/>
      <w:r w:rsidR="008C22D9" w:rsidRPr="00D51ED4">
        <w:t>config-</w:t>
      </w:r>
      <w:proofErr w:type="gramStart"/>
      <w:r w:rsidR="008C22D9" w:rsidRPr="00D51ED4">
        <w:t>if)#</w:t>
      </w:r>
      <w:proofErr w:type="gramEnd"/>
      <w:r w:rsidR="008C22D9" w:rsidRPr="00D51ED4">
        <w:t xml:space="preserve"> </w:t>
      </w:r>
      <w:r w:rsidR="008C22D9" w:rsidRPr="00D51ED4">
        <w:rPr>
          <w:b/>
        </w:rPr>
        <w:t>no ip address</w:t>
      </w:r>
    </w:p>
    <w:p w14:paraId="74490F00" w14:textId="77777777" w:rsidR="008C22D9" w:rsidRDefault="008C22D9" w:rsidP="008C22D9">
      <w:pPr>
        <w:pStyle w:val="BodyTextL25Bold"/>
      </w:pPr>
      <w:r>
        <w:t>Interface security-level n</w:t>
      </w:r>
      <w:r w:rsidRPr="001C5F87">
        <w:t>ote</w:t>
      </w:r>
      <w:r>
        <w:t>s:</w:t>
      </w:r>
    </w:p>
    <w:p w14:paraId="31D16784" w14:textId="42F66410" w:rsidR="008C22D9" w:rsidRDefault="008C22D9" w:rsidP="008C22D9">
      <w:pPr>
        <w:pStyle w:val="BodyTextL25"/>
      </w:pPr>
      <w:r w:rsidRPr="001C5F87">
        <w:t xml:space="preserve">You may receive a message that the security level for the </w:t>
      </w:r>
      <w:r w:rsidR="004C7630">
        <w:t>INSIDE</w:t>
      </w:r>
      <w:r>
        <w:t xml:space="preserve"> interface was set automatically to </w:t>
      </w:r>
      <w:r w:rsidRPr="00ED5E38">
        <w:rPr>
          <w:noProof/>
        </w:rPr>
        <w:t>100</w:t>
      </w:r>
      <w:r>
        <w:rPr>
          <w:noProof/>
        </w:rPr>
        <w:t>,</w:t>
      </w:r>
      <w:r>
        <w:t xml:space="preserve"> and the </w:t>
      </w:r>
      <w:r w:rsidR="004C7630">
        <w:t>OUTSIDE</w:t>
      </w:r>
      <w:r>
        <w:t xml:space="preserve"> </w:t>
      </w:r>
      <w:r w:rsidRPr="001C5F87">
        <w:t>interface</w:t>
      </w:r>
      <w:r>
        <w:t xml:space="preserve"> was set to 0. </w:t>
      </w:r>
      <w:r w:rsidRPr="00775103">
        <w:t xml:space="preserve">The ASA uses interface security levels from 0 to 100 to enforce the security policy. Security </w:t>
      </w:r>
      <w:r>
        <w:t>l</w:t>
      </w:r>
      <w:r w:rsidRPr="00775103">
        <w:t>evel 100 (</w:t>
      </w:r>
      <w:r w:rsidR="004C7630">
        <w:t>INSIDE</w:t>
      </w:r>
      <w:r w:rsidRPr="00775103">
        <w:t xml:space="preserve">) is the </w:t>
      </w:r>
      <w:proofErr w:type="gramStart"/>
      <w:r w:rsidRPr="00775103">
        <w:t>most secure</w:t>
      </w:r>
      <w:proofErr w:type="gramEnd"/>
      <w:r w:rsidRPr="00775103">
        <w:t xml:space="preserve"> and level 0 </w:t>
      </w:r>
      <w:r>
        <w:t>(</w:t>
      </w:r>
      <w:r w:rsidR="004C7630">
        <w:t>OUTSIDE</w:t>
      </w:r>
      <w:r>
        <w:t xml:space="preserve">) </w:t>
      </w:r>
      <w:r w:rsidRPr="00775103">
        <w:t>is the least secure.</w:t>
      </w:r>
    </w:p>
    <w:p w14:paraId="497CF7D0" w14:textId="4AA2BBB8" w:rsidR="008C22D9" w:rsidRPr="00775103" w:rsidRDefault="008C22D9" w:rsidP="008C22D9">
      <w:pPr>
        <w:pStyle w:val="BodyTextL25"/>
      </w:pPr>
      <w:r>
        <w:t>By default, the ASA applies a policy where t</w:t>
      </w:r>
      <w:r w:rsidRPr="00775103">
        <w:t>raffic from a higher security level interface to one with a lower level is permitted</w:t>
      </w:r>
      <w:r>
        <w:t xml:space="preserve"> and t</w:t>
      </w:r>
      <w:r w:rsidRPr="00775103">
        <w:t xml:space="preserve">raffic from a lower security level interface to one with a higher </w:t>
      </w:r>
      <w:r>
        <w:t xml:space="preserve">security level </w:t>
      </w:r>
      <w:r w:rsidRPr="00775103">
        <w:t>is denied.</w:t>
      </w:r>
      <w:r>
        <w:t xml:space="preserve"> The ASA default security policy permits outbound traffic, which is inspected, by default. Returning traffic is allowed due to stateful packet inspection. This default “routed mode” firewall behavior of the ASA allows packets to be routed from the </w:t>
      </w:r>
      <w:r w:rsidR="004C7630">
        <w:t>INSIDE</w:t>
      </w:r>
      <w:r>
        <w:t xml:space="preserve"> network to the </w:t>
      </w:r>
      <w:r w:rsidR="004C7630">
        <w:t>OUTSIDE</w:t>
      </w:r>
      <w:r>
        <w:t xml:space="preserve"> network, but not vice-versa. In </w:t>
      </w:r>
      <w:r w:rsidR="001847F2">
        <w:t xml:space="preserve">a latter part </w:t>
      </w:r>
      <w:r>
        <w:t>of this lab, you will configure NAT to increase the firewall protection.</w:t>
      </w:r>
    </w:p>
    <w:p w14:paraId="5A3BBDA1" w14:textId="77777777" w:rsidR="008C22D9" w:rsidRPr="008B59A4" w:rsidRDefault="008C22D9" w:rsidP="008C22D9">
      <w:pPr>
        <w:pStyle w:val="SubStepAlpha"/>
        <w:rPr>
          <w:color w:val="000000"/>
          <w:sz w:val="19"/>
          <w:szCs w:val="19"/>
        </w:rPr>
      </w:pPr>
      <w:r w:rsidRPr="006105E6">
        <w:t xml:space="preserve">Display the status for all ASA interfaces using the </w:t>
      </w:r>
      <w:r w:rsidRPr="00926797">
        <w:rPr>
          <w:b/>
        </w:rPr>
        <w:t>show interface ip brief</w:t>
      </w:r>
      <w:r w:rsidRPr="006105E6">
        <w:t xml:space="preserve"> command.</w:t>
      </w:r>
    </w:p>
    <w:p w14:paraId="40E6A5E0" w14:textId="77777777" w:rsidR="008C22D9" w:rsidRPr="006105E6" w:rsidRDefault="008C22D9" w:rsidP="008C22D9">
      <w:pPr>
        <w:pStyle w:val="BodyTextL50"/>
        <w:rPr>
          <w:color w:val="000000"/>
          <w:sz w:val="19"/>
          <w:szCs w:val="19"/>
        </w:rPr>
      </w:pPr>
      <w:r w:rsidRPr="001E43F5">
        <w:rPr>
          <w:b/>
        </w:rPr>
        <w:t>Note</w:t>
      </w:r>
      <w:r w:rsidRPr="00D51ED4">
        <w:t>:</w:t>
      </w:r>
      <w:r w:rsidRPr="006105E6">
        <w:t xml:space="preserve"> </w:t>
      </w:r>
      <w:r>
        <w:t>T</w:t>
      </w:r>
      <w:r w:rsidRPr="006105E6">
        <w:t>h</w:t>
      </w:r>
      <w:r>
        <w:t>e</w:t>
      </w:r>
      <w:r w:rsidRPr="006105E6">
        <w:t xml:space="preserve"> command </w:t>
      </w:r>
      <w:r>
        <w:t xml:space="preserve">syntax </w:t>
      </w:r>
      <w:r w:rsidRPr="006105E6">
        <w:t xml:space="preserve">is different from the </w:t>
      </w:r>
      <w:r w:rsidRPr="00926797">
        <w:rPr>
          <w:b/>
        </w:rPr>
        <w:t>show ip interface brief</w:t>
      </w:r>
      <w:r w:rsidRPr="00482919">
        <w:t xml:space="preserve"> </w:t>
      </w:r>
      <w:r w:rsidRPr="006105E6">
        <w:t>IOS command.</w:t>
      </w:r>
      <w:r>
        <w:t xml:space="preserve"> If any of the physical or logical interfaces previously configured are not up/up, troubleshoot as necessary before continuing.</w:t>
      </w:r>
    </w:p>
    <w:p w14:paraId="6B765ACA" w14:textId="77777777" w:rsidR="008C22D9" w:rsidRPr="002B6F8A" w:rsidRDefault="008C22D9" w:rsidP="008C22D9">
      <w:pPr>
        <w:pStyle w:val="BodyTextL50"/>
        <w:rPr>
          <w:rFonts w:cs="Arial"/>
          <w:color w:val="000000"/>
          <w:sz w:val="19"/>
          <w:szCs w:val="19"/>
        </w:rPr>
      </w:pPr>
      <w:r>
        <w:rPr>
          <w:b/>
        </w:rPr>
        <w:t>Tip</w:t>
      </w:r>
      <w:r w:rsidRPr="00926797">
        <w:t xml:space="preserve">: </w:t>
      </w:r>
      <w:r>
        <w:t xml:space="preserve">Most ASA </w:t>
      </w:r>
      <w:r w:rsidRPr="00725943">
        <w:rPr>
          <w:b/>
        </w:rPr>
        <w:t>show</w:t>
      </w:r>
      <w:r>
        <w:t xml:space="preserve"> commands, as well as </w:t>
      </w:r>
      <w:r w:rsidRPr="00725943">
        <w:rPr>
          <w:b/>
        </w:rPr>
        <w:t>ping</w:t>
      </w:r>
      <w:r>
        <w:t xml:space="preserve">, </w:t>
      </w:r>
      <w:r w:rsidRPr="00725943">
        <w:rPr>
          <w:b/>
        </w:rPr>
        <w:t>copy</w:t>
      </w:r>
      <w:r>
        <w:t xml:space="preserve">, and others, can be issued from within any configuration mode prompt without the </w:t>
      </w:r>
      <w:r w:rsidRPr="00535F89">
        <w:rPr>
          <w:b/>
        </w:rPr>
        <w:t>do</w:t>
      </w:r>
      <w:r>
        <w:t xml:space="preserve"> command that is required with IOS.</w:t>
      </w:r>
    </w:p>
    <w:p w14:paraId="3685DE1C" w14:textId="0A693449" w:rsidR="008C22D9" w:rsidRPr="00683479" w:rsidRDefault="0081231C" w:rsidP="008C22D9">
      <w:pPr>
        <w:pStyle w:val="CMD"/>
      </w:pPr>
      <w:r>
        <w:t>NETSEC-</w:t>
      </w:r>
      <w:proofErr w:type="gramStart"/>
      <w:r>
        <w:t>ASA</w:t>
      </w:r>
      <w:r w:rsidR="008C22D9" w:rsidRPr="00683479">
        <w:t>(</w:t>
      </w:r>
      <w:proofErr w:type="gramEnd"/>
      <w:r w:rsidR="008C22D9" w:rsidRPr="00683479">
        <w:t>config</w:t>
      </w:r>
      <w:r w:rsidR="008C22D9">
        <w:t>-</w:t>
      </w:r>
      <w:proofErr w:type="gramStart"/>
      <w:r w:rsidR="008C22D9">
        <w:t>if</w:t>
      </w:r>
      <w:r w:rsidR="008C22D9" w:rsidRPr="00683479">
        <w:t>)#</w:t>
      </w:r>
      <w:proofErr w:type="gramEnd"/>
      <w:r w:rsidR="008C22D9" w:rsidRPr="00683479">
        <w:t xml:space="preserve"> </w:t>
      </w:r>
      <w:r w:rsidR="008C22D9" w:rsidRPr="00926797">
        <w:rPr>
          <w:b/>
        </w:rPr>
        <w:t>show interface ip brief</w:t>
      </w:r>
    </w:p>
    <w:p w14:paraId="675F8E31" w14:textId="77777777" w:rsidR="00774E09" w:rsidRDefault="00774E09" w:rsidP="00774E09">
      <w:pPr>
        <w:pStyle w:val="CMDOutput"/>
      </w:pPr>
      <w:r>
        <w:t>Interface                  IP-</w:t>
      </w:r>
      <w:proofErr w:type="gramStart"/>
      <w:r>
        <w:t>Address</w:t>
      </w:r>
      <w:proofErr w:type="gramEnd"/>
      <w:r>
        <w:t xml:space="preserve">      OK? Method Status                Protocol</w:t>
      </w:r>
    </w:p>
    <w:p w14:paraId="57DEEB9B" w14:textId="77777777" w:rsidR="00774E09" w:rsidRDefault="00774E09" w:rsidP="00774E09">
      <w:pPr>
        <w:pStyle w:val="CMDOutput"/>
      </w:pPr>
      <w:r>
        <w:t xml:space="preserve">Virtual0                   127.1.0.1       YES </w:t>
      </w:r>
      <w:proofErr w:type="gramStart"/>
      <w:r>
        <w:t>unset  up</w:t>
      </w:r>
      <w:proofErr w:type="gramEnd"/>
      <w:r>
        <w:t xml:space="preserve">                    up  </w:t>
      </w:r>
    </w:p>
    <w:p w14:paraId="1E01722D" w14:textId="77777777" w:rsidR="00774E09" w:rsidRPr="00774E09" w:rsidRDefault="00774E09" w:rsidP="00774E09">
      <w:pPr>
        <w:pStyle w:val="CMDOutput"/>
        <w:rPr>
          <w:highlight w:val="yellow"/>
        </w:rPr>
      </w:pPr>
      <w:r w:rsidRPr="00774E09">
        <w:rPr>
          <w:highlight w:val="yellow"/>
        </w:rPr>
        <w:t xml:space="preserve">GigabitEthernet1/1         209.165.200.226 YES manual up                    up  </w:t>
      </w:r>
    </w:p>
    <w:p w14:paraId="3885EC29" w14:textId="77777777" w:rsidR="00774E09" w:rsidRDefault="00774E09" w:rsidP="00774E09">
      <w:pPr>
        <w:pStyle w:val="CMDOutput"/>
      </w:pPr>
      <w:r w:rsidRPr="00774E09">
        <w:rPr>
          <w:highlight w:val="yellow"/>
        </w:rPr>
        <w:t>GigabitEthernet1/2         192.168.1.1     YES manual up                    up</w:t>
      </w:r>
      <w:r>
        <w:t xml:space="preserve">  </w:t>
      </w:r>
    </w:p>
    <w:p w14:paraId="04C1A323" w14:textId="77777777" w:rsidR="00774E09" w:rsidRDefault="00774E09" w:rsidP="00774E09">
      <w:pPr>
        <w:pStyle w:val="CMDOutput"/>
      </w:pPr>
      <w:r>
        <w:t xml:space="preserve">GigabitEthernet1/3         unassigned      YES </w:t>
      </w:r>
      <w:proofErr w:type="gramStart"/>
      <w:r>
        <w:t>unset  administratively</w:t>
      </w:r>
      <w:proofErr w:type="gramEnd"/>
      <w:r>
        <w:t xml:space="preserve"> down down</w:t>
      </w:r>
    </w:p>
    <w:p w14:paraId="139C18B6" w14:textId="77777777" w:rsidR="00774E09" w:rsidRDefault="00774E09" w:rsidP="00774E09">
      <w:pPr>
        <w:pStyle w:val="CMDOutput"/>
      </w:pPr>
      <w:r>
        <w:t xml:space="preserve">GigabitEthernet1/4         unassigned      YES </w:t>
      </w:r>
      <w:proofErr w:type="gramStart"/>
      <w:r>
        <w:t>unset  administratively</w:t>
      </w:r>
      <w:proofErr w:type="gramEnd"/>
      <w:r>
        <w:t xml:space="preserve"> down down</w:t>
      </w:r>
    </w:p>
    <w:p w14:paraId="666CAAEC" w14:textId="77777777" w:rsidR="00774E09" w:rsidRDefault="00774E09" w:rsidP="00774E09">
      <w:pPr>
        <w:pStyle w:val="CMDOutput"/>
      </w:pPr>
      <w:r>
        <w:t xml:space="preserve">GigabitEthernet1/5         unassigned      YES </w:t>
      </w:r>
      <w:proofErr w:type="gramStart"/>
      <w:r>
        <w:t>unset  administratively</w:t>
      </w:r>
      <w:proofErr w:type="gramEnd"/>
      <w:r>
        <w:t xml:space="preserve"> down down</w:t>
      </w:r>
    </w:p>
    <w:p w14:paraId="71E61166" w14:textId="77777777" w:rsidR="00774E09" w:rsidRDefault="00774E09" w:rsidP="00774E09">
      <w:pPr>
        <w:pStyle w:val="CMDOutput"/>
      </w:pPr>
      <w:r>
        <w:t xml:space="preserve">GigabitEthernet1/6         unassigned      YES </w:t>
      </w:r>
      <w:proofErr w:type="gramStart"/>
      <w:r>
        <w:t>unset  administratively</w:t>
      </w:r>
      <w:proofErr w:type="gramEnd"/>
      <w:r>
        <w:t xml:space="preserve"> down down</w:t>
      </w:r>
    </w:p>
    <w:p w14:paraId="223664F3" w14:textId="77777777" w:rsidR="00774E09" w:rsidRDefault="00774E09" w:rsidP="00774E09">
      <w:pPr>
        <w:pStyle w:val="CMDOutput"/>
      </w:pPr>
      <w:r>
        <w:t xml:space="preserve">GigabitEthernet1/7         unassigned      YES </w:t>
      </w:r>
      <w:proofErr w:type="gramStart"/>
      <w:r>
        <w:t>unset  administratively</w:t>
      </w:r>
      <w:proofErr w:type="gramEnd"/>
      <w:r>
        <w:t xml:space="preserve"> down down</w:t>
      </w:r>
    </w:p>
    <w:p w14:paraId="1BCB9186" w14:textId="77777777" w:rsidR="00774E09" w:rsidRDefault="00774E09" w:rsidP="00774E09">
      <w:pPr>
        <w:pStyle w:val="CMDOutput"/>
      </w:pPr>
      <w:r>
        <w:t xml:space="preserve">GigabitEthernet1/8         unassigned      YES </w:t>
      </w:r>
      <w:proofErr w:type="gramStart"/>
      <w:r>
        <w:t>unset  administratively</w:t>
      </w:r>
      <w:proofErr w:type="gramEnd"/>
      <w:r>
        <w:t xml:space="preserve"> down down</w:t>
      </w:r>
    </w:p>
    <w:p w14:paraId="6B9A93F3" w14:textId="77777777" w:rsidR="00774E09" w:rsidRDefault="00774E09" w:rsidP="00774E09">
      <w:pPr>
        <w:pStyle w:val="CMDOutput"/>
      </w:pPr>
      <w:r>
        <w:t xml:space="preserve">Internal-Control1/1        unassigned      YES </w:t>
      </w:r>
      <w:proofErr w:type="gramStart"/>
      <w:r>
        <w:t>unset  down</w:t>
      </w:r>
      <w:proofErr w:type="gramEnd"/>
      <w:r>
        <w:t xml:space="preserve">                  down</w:t>
      </w:r>
    </w:p>
    <w:p w14:paraId="242ABC0D" w14:textId="77777777" w:rsidR="00774E09" w:rsidRDefault="00774E09" w:rsidP="00774E09">
      <w:pPr>
        <w:pStyle w:val="CMDOutput"/>
      </w:pPr>
      <w:r>
        <w:t xml:space="preserve">Internal-Data1/1           unassigned      YES </w:t>
      </w:r>
      <w:proofErr w:type="gramStart"/>
      <w:r>
        <w:t>unset  down</w:t>
      </w:r>
      <w:proofErr w:type="gramEnd"/>
      <w:r>
        <w:t xml:space="preserve">                  down</w:t>
      </w:r>
    </w:p>
    <w:p w14:paraId="167D126C" w14:textId="77777777" w:rsidR="00774E09" w:rsidRDefault="00774E09" w:rsidP="00774E09">
      <w:pPr>
        <w:pStyle w:val="CMDOutput"/>
      </w:pPr>
      <w:r>
        <w:t xml:space="preserve">Internal-Data1/2           unassigned      YES </w:t>
      </w:r>
      <w:proofErr w:type="gramStart"/>
      <w:r>
        <w:t>unset  down</w:t>
      </w:r>
      <w:proofErr w:type="gramEnd"/>
      <w:r>
        <w:t xml:space="preserve">                  down</w:t>
      </w:r>
    </w:p>
    <w:p w14:paraId="57386897" w14:textId="77777777" w:rsidR="00774E09" w:rsidRDefault="00774E09" w:rsidP="00774E09">
      <w:pPr>
        <w:pStyle w:val="CMDOutput"/>
      </w:pPr>
      <w:r>
        <w:t xml:space="preserve">Internal-Data1/3           unassigned      YES </w:t>
      </w:r>
      <w:proofErr w:type="gramStart"/>
      <w:r>
        <w:t>unset  up</w:t>
      </w:r>
      <w:proofErr w:type="gramEnd"/>
      <w:r>
        <w:t xml:space="preserve">                    up  </w:t>
      </w:r>
    </w:p>
    <w:p w14:paraId="2A113AE7" w14:textId="77777777" w:rsidR="00774E09" w:rsidRDefault="00774E09" w:rsidP="00774E09">
      <w:pPr>
        <w:pStyle w:val="CMDOutput"/>
      </w:pPr>
      <w:r>
        <w:t xml:space="preserve">Internal-Data1/4           169.254.1.1     YES </w:t>
      </w:r>
      <w:proofErr w:type="gramStart"/>
      <w:r>
        <w:t>unset  up</w:t>
      </w:r>
      <w:proofErr w:type="gramEnd"/>
      <w:r>
        <w:t xml:space="preserve">                    up  </w:t>
      </w:r>
    </w:p>
    <w:p w14:paraId="61988025" w14:textId="720D85C8" w:rsidR="008C22D9" w:rsidRDefault="00774E09" w:rsidP="00774E09">
      <w:pPr>
        <w:pStyle w:val="CMDOutput"/>
        <w:rPr>
          <w:ins w:id="60" w:author="DAYUTH THY" w:date="2026-03-15T14:58:00Z" w16du:dateUtc="2026-03-15T07:58:00Z"/>
        </w:rPr>
      </w:pPr>
      <w:r>
        <w:t xml:space="preserve">Management1/1              </w:t>
      </w:r>
      <w:r w:rsidRPr="00774E09">
        <w:rPr>
          <w:highlight w:val="yellow"/>
        </w:rPr>
        <w:t>unassigned</w:t>
      </w:r>
      <w:r>
        <w:t xml:space="preserve">      YES </w:t>
      </w:r>
      <w:proofErr w:type="gramStart"/>
      <w:r>
        <w:t xml:space="preserve">unset  </w:t>
      </w:r>
      <w:r w:rsidRPr="00774E09">
        <w:rPr>
          <w:highlight w:val="yellow"/>
        </w:rPr>
        <w:t>administratively</w:t>
      </w:r>
      <w:proofErr w:type="gramEnd"/>
      <w:r w:rsidRPr="00774E09">
        <w:rPr>
          <w:highlight w:val="yellow"/>
        </w:rPr>
        <w:t xml:space="preserve"> down down</w:t>
      </w:r>
    </w:p>
    <w:p w14:paraId="779D1925" w14:textId="06FF1614" w:rsidR="00184AD1" w:rsidRPr="008C19E6" w:rsidRDefault="00184AD1" w:rsidP="00774E09">
      <w:pPr>
        <w:pStyle w:val="CMDOutput"/>
      </w:pPr>
      <w:ins w:id="61" w:author="DAYUTH THY" w:date="2026-03-15T14:58:00Z" w16du:dateUtc="2026-03-15T07:58:00Z">
        <w:r w:rsidRPr="00184AD1">
          <w:drawing>
            <wp:inline distT="0" distB="0" distL="0" distR="0" wp14:anchorId="02FEAAC0" wp14:editId="2A9130F9">
              <wp:extent cx="6400800" cy="1115060"/>
              <wp:effectExtent l="0" t="0" r="0" b="8890"/>
              <wp:docPr id="40793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37515" name=""/>
                      <pic:cNvPicPr/>
                    </pic:nvPicPr>
                    <pic:blipFill>
                      <a:blip r:embed="rId13"/>
                      <a:stretch>
                        <a:fillRect/>
                      </a:stretch>
                    </pic:blipFill>
                    <pic:spPr>
                      <a:xfrm>
                        <a:off x="0" y="0"/>
                        <a:ext cx="6400800" cy="1115060"/>
                      </a:xfrm>
                      <a:prstGeom prst="rect">
                        <a:avLst/>
                      </a:prstGeom>
                    </pic:spPr>
                  </pic:pic>
                </a:graphicData>
              </a:graphic>
            </wp:inline>
          </w:drawing>
        </w:r>
      </w:ins>
    </w:p>
    <w:p w14:paraId="3278EF66" w14:textId="77777777" w:rsidR="008C22D9" w:rsidRPr="006105E6" w:rsidRDefault="008C22D9" w:rsidP="008C22D9">
      <w:pPr>
        <w:pStyle w:val="SubStepAlpha"/>
        <w:rPr>
          <w:rFonts w:cs="Arial"/>
          <w:color w:val="000000"/>
          <w:sz w:val="19"/>
          <w:szCs w:val="19"/>
        </w:rPr>
      </w:pPr>
      <w:r w:rsidRPr="006105E6">
        <w:t xml:space="preserve">Display </w:t>
      </w:r>
      <w:proofErr w:type="gramStart"/>
      <w:r w:rsidRPr="006105E6">
        <w:t xml:space="preserve">the </w:t>
      </w:r>
      <w:r>
        <w:t>Layer</w:t>
      </w:r>
      <w:proofErr w:type="gramEnd"/>
      <w:r>
        <w:t xml:space="preserve"> 3 interface </w:t>
      </w:r>
      <w:r w:rsidRPr="006105E6">
        <w:t xml:space="preserve">information using the </w:t>
      </w:r>
      <w:r w:rsidRPr="004B46F9">
        <w:rPr>
          <w:b/>
        </w:rPr>
        <w:t>show ip address</w:t>
      </w:r>
      <w:r w:rsidRPr="006105E6">
        <w:t xml:space="preserve"> command.</w:t>
      </w:r>
    </w:p>
    <w:p w14:paraId="6484DB5E" w14:textId="19A58B8D" w:rsidR="008C22D9" w:rsidRPr="007410DC" w:rsidRDefault="0081231C" w:rsidP="008C22D9">
      <w:pPr>
        <w:pStyle w:val="CMD"/>
        <w:rPr>
          <w:b/>
        </w:rPr>
      </w:pPr>
      <w:r>
        <w:t>NETSEC-</w:t>
      </w:r>
      <w:proofErr w:type="gramStart"/>
      <w:r>
        <w:t>ASA</w:t>
      </w:r>
      <w:r w:rsidR="008C22D9" w:rsidRPr="009C26CE">
        <w:t>(</w:t>
      </w:r>
      <w:proofErr w:type="gramEnd"/>
      <w:r w:rsidR="008C22D9" w:rsidRPr="009C26CE">
        <w:t>config</w:t>
      </w:r>
      <w:r w:rsidR="008C22D9">
        <w:t>-</w:t>
      </w:r>
      <w:proofErr w:type="gramStart"/>
      <w:r w:rsidR="008C22D9">
        <w:t>if</w:t>
      </w:r>
      <w:r w:rsidR="008C22D9" w:rsidRPr="009C26CE">
        <w:t>)#</w:t>
      </w:r>
      <w:proofErr w:type="gramEnd"/>
      <w:r w:rsidR="008C22D9" w:rsidRPr="007410DC">
        <w:rPr>
          <w:b/>
        </w:rPr>
        <w:t xml:space="preserve"> show ip address</w:t>
      </w:r>
    </w:p>
    <w:p w14:paraId="57E091A5" w14:textId="77777777" w:rsidR="008C22D9" w:rsidRPr="001863AC" w:rsidRDefault="008C22D9" w:rsidP="008C22D9">
      <w:pPr>
        <w:pStyle w:val="CMD"/>
        <w:rPr>
          <w:sz w:val="18"/>
        </w:rPr>
      </w:pPr>
      <w:r w:rsidRPr="001863AC">
        <w:rPr>
          <w:sz w:val="18"/>
        </w:rPr>
        <w:t>System IP Addresses:</w:t>
      </w:r>
    </w:p>
    <w:p w14:paraId="5D404161" w14:textId="77777777" w:rsidR="008C22D9" w:rsidRPr="001863AC" w:rsidRDefault="008C22D9" w:rsidP="008C22D9">
      <w:pPr>
        <w:pStyle w:val="CMD"/>
        <w:rPr>
          <w:sz w:val="18"/>
        </w:rPr>
      </w:pPr>
      <w:r w:rsidRPr="001863AC">
        <w:rPr>
          <w:sz w:val="18"/>
        </w:rPr>
        <w:t>Interface                Name                   IP address      Subnet mask     Method</w:t>
      </w:r>
    </w:p>
    <w:p w14:paraId="0519094C" w14:textId="159F6261" w:rsidR="008C22D9" w:rsidRPr="001863AC" w:rsidRDefault="008C22D9" w:rsidP="008C22D9">
      <w:pPr>
        <w:pStyle w:val="CMD"/>
        <w:rPr>
          <w:sz w:val="18"/>
        </w:rPr>
      </w:pPr>
      <w:r w:rsidRPr="001863AC">
        <w:rPr>
          <w:sz w:val="18"/>
        </w:rPr>
        <w:t xml:space="preserve">GigabitEthernet1/1       </w:t>
      </w:r>
      <w:r w:rsidR="004C7630">
        <w:rPr>
          <w:sz w:val="18"/>
        </w:rPr>
        <w:t>OUTSIDE</w:t>
      </w:r>
      <w:r w:rsidRPr="001863AC">
        <w:rPr>
          <w:sz w:val="18"/>
        </w:rPr>
        <w:t xml:space="preserve">                209.165.200.226 255.255.255.248 manual</w:t>
      </w:r>
    </w:p>
    <w:p w14:paraId="2C866108" w14:textId="3B956701" w:rsidR="008C22D9" w:rsidRPr="001863AC" w:rsidRDefault="008C22D9" w:rsidP="008C22D9">
      <w:pPr>
        <w:pStyle w:val="CMD"/>
        <w:rPr>
          <w:sz w:val="18"/>
        </w:rPr>
      </w:pPr>
      <w:r w:rsidRPr="001863AC">
        <w:rPr>
          <w:sz w:val="18"/>
        </w:rPr>
        <w:t xml:space="preserve">GigabitEthernet1/2       </w:t>
      </w:r>
      <w:r w:rsidR="004C7630">
        <w:rPr>
          <w:sz w:val="18"/>
        </w:rPr>
        <w:t>INSIDE</w:t>
      </w:r>
      <w:r w:rsidRPr="001863AC">
        <w:rPr>
          <w:sz w:val="18"/>
        </w:rPr>
        <w:t xml:space="preserve">                 192.168.1.1     255.255.255.0   manual</w:t>
      </w:r>
    </w:p>
    <w:p w14:paraId="3A454121" w14:textId="77777777" w:rsidR="008C22D9" w:rsidRPr="001863AC" w:rsidRDefault="008C22D9" w:rsidP="008C22D9">
      <w:pPr>
        <w:pStyle w:val="CMD"/>
        <w:rPr>
          <w:sz w:val="18"/>
        </w:rPr>
      </w:pPr>
      <w:r w:rsidRPr="001863AC">
        <w:rPr>
          <w:sz w:val="18"/>
        </w:rPr>
        <w:t>Current IP Addresses:</w:t>
      </w:r>
    </w:p>
    <w:p w14:paraId="0DE064EF" w14:textId="77777777" w:rsidR="008C22D9" w:rsidRPr="001863AC" w:rsidRDefault="008C22D9" w:rsidP="008C22D9">
      <w:pPr>
        <w:pStyle w:val="CMD"/>
        <w:rPr>
          <w:sz w:val="18"/>
        </w:rPr>
      </w:pPr>
      <w:r w:rsidRPr="001863AC">
        <w:rPr>
          <w:sz w:val="18"/>
        </w:rPr>
        <w:t>Interface                Name                   IP address      Subnet mask     Method</w:t>
      </w:r>
    </w:p>
    <w:p w14:paraId="748CE569" w14:textId="430E352B" w:rsidR="008C22D9" w:rsidRPr="001863AC" w:rsidRDefault="008C22D9" w:rsidP="008C22D9">
      <w:pPr>
        <w:pStyle w:val="CMD"/>
        <w:rPr>
          <w:sz w:val="18"/>
        </w:rPr>
      </w:pPr>
      <w:r w:rsidRPr="001863AC">
        <w:rPr>
          <w:sz w:val="18"/>
        </w:rPr>
        <w:t xml:space="preserve">GigabitEthernet1/1       </w:t>
      </w:r>
      <w:r w:rsidR="004C7630">
        <w:rPr>
          <w:sz w:val="18"/>
        </w:rPr>
        <w:t>OUTSIDE</w:t>
      </w:r>
      <w:r w:rsidRPr="001863AC">
        <w:rPr>
          <w:sz w:val="18"/>
        </w:rPr>
        <w:t xml:space="preserve">                209.165.200.226 255.255.255.248 manual</w:t>
      </w:r>
    </w:p>
    <w:p w14:paraId="5C49DD03" w14:textId="4A4EE543" w:rsidR="008C22D9" w:rsidRPr="001D4C36" w:rsidRDefault="008C22D9" w:rsidP="008C22D9">
      <w:pPr>
        <w:pStyle w:val="CMDOutput"/>
      </w:pPr>
      <w:r w:rsidRPr="001863AC">
        <w:t xml:space="preserve">GigabitEthernet1/2       </w:t>
      </w:r>
      <w:r w:rsidR="004C7630">
        <w:t>INSIDE</w:t>
      </w:r>
      <w:r w:rsidRPr="001863AC">
        <w:t xml:space="preserve">                 192.168.1.1     255.255.255.0   manual</w:t>
      </w:r>
    </w:p>
    <w:p w14:paraId="18B09D46" w14:textId="77777777" w:rsidR="008C22D9" w:rsidRDefault="008C22D9" w:rsidP="008C22D9">
      <w:pPr>
        <w:pStyle w:val="SubStepAlpha"/>
      </w:pPr>
      <w:r>
        <w:t xml:space="preserve">You may also use the command </w:t>
      </w:r>
      <w:r w:rsidRPr="004B46F9">
        <w:rPr>
          <w:b/>
        </w:rPr>
        <w:t>show running-config interface</w:t>
      </w:r>
      <w:r w:rsidRPr="004B46F9">
        <w:t xml:space="preserve"> </w:t>
      </w:r>
      <w:r>
        <w:t>to display the configuration for a particular interface from the running-config.</w:t>
      </w:r>
    </w:p>
    <w:p w14:paraId="4A8E5075" w14:textId="0EA1F340" w:rsidR="008C22D9" w:rsidRDefault="0081231C" w:rsidP="008C22D9">
      <w:pPr>
        <w:pStyle w:val="CMD"/>
      </w:pPr>
      <w:r>
        <w:t>NETSEC-</w:t>
      </w:r>
      <w:proofErr w:type="gramStart"/>
      <w:r>
        <w:t>ASA</w:t>
      </w:r>
      <w:r w:rsidR="008C22D9">
        <w:t>(</w:t>
      </w:r>
      <w:proofErr w:type="gramEnd"/>
      <w:r w:rsidR="008C22D9">
        <w:t>config-</w:t>
      </w:r>
      <w:proofErr w:type="gramStart"/>
      <w:r w:rsidR="008C22D9">
        <w:t>if)#</w:t>
      </w:r>
      <w:proofErr w:type="gramEnd"/>
      <w:r w:rsidR="008C22D9">
        <w:t xml:space="preserve"> </w:t>
      </w:r>
      <w:r w:rsidR="008C22D9" w:rsidRPr="0064652C">
        <w:rPr>
          <w:b/>
        </w:rPr>
        <w:t>show run interface g1/1</w:t>
      </w:r>
    </w:p>
    <w:p w14:paraId="50B18406" w14:textId="77777777" w:rsidR="008C22D9" w:rsidRDefault="008C22D9" w:rsidP="008C22D9">
      <w:pPr>
        <w:pStyle w:val="CMD"/>
      </w:pPr>
      <w:r>
        <w:t>!</w:t>
      </w:r>
    </w:p>
    <w:p w14:paraId="4522CD1F" w14:textId="77777777" w:rsidR="008C22D9" w:rsidRDefault="008C22D9" w:rsidP="008C22D9">
      <w:pPr>
        <w:pStyle w:val="CMD"/>
      </w:pPr>
      <w:r>
        <w:t>interface GigabitEthernet1/1</w:t>
      </w:r>
    </w:p>
    <w:p w14:paraId="6323EA2A" w14:textId="7D9F501F" w:rsidR="008C22D9" w:rsidRDefault="008C22D9" w:rsidP="008C22D9">
      <w:pPr>
        <w:pStyle w:val="CMD"/>
      </w:pPr>
      <w:r>
        <w:t xml:space="preserve"> nameif </w:t>
      </w:r>
      <w:r w:rsidR="004C7630">
        <w:t>OUTSIDE</w:t>
      </w:r>
    </w:p>
    <w:p w14:paraId="73DB272B" w14:textId="77777777" w:rsidR="008C22D9" w:rsidRDefault="008C22D9" w:rsidP="008C22D9">
      <w:pPr>
        <w:pStyle w:val="CMD"/>
      </w:pPr>
      <w:r>
        <w:t xml:space="preserve"> security-level 0</w:t>
      </w:r>
    </w:p>
    <w:p w14:paraId="397A9BA0" w14:textId="77777777" w:rsidR="008C22D9" w:rsidRDefault="008C22D9" w:rsidP="008C22D9">
      <w:pPr>
        <w:pStyle w:val="CMD"/>
        <w:rPr>
          <w:ins w:id="62" w:author="DAYUTH THY" w:date="2026-03-15T14:59:00Z" w16du:dateUtc="2026-03-15T07:59:00Z"/>
        </w:rPr>
      </w:pPr>
      <w:r>
        <w:t xml:space="preserve"> ip address 209.165.200.226 255.255.255.248</w:t>
      </w:r>
    </w:p>
    <w:p w14:paraId="76553FA1" w14:textId="3AD26F46" w:rsidR="00184AD1" w:rsidRPr="00451692" w:rsidRDefault="00184AD1" w:rsidP="008C22D9">
      <w:pPr>
        <w:pStyle w:val="CMD"/>
      </w:pPr>
      <w:ins w:id="63" w:author="DAYUTH THY" w:date="2026-03-15T14:59:00Z" w16du:dateUtc="2026-03-15T07:59:00Z">
        <w:r w:rsidRPr="00184AD1">
          <w:drawing>
            <wp:inline distT="0" distB="0" distL="0" distR="0" wp14:anchorId="3603B12A" wp14:editId="54714E46">
              <wp:extent cx="6400800" cy="1694180"/>
              <wp:effectExtent l="0" t="0" r="0" b="1270"/>
              <wp:docPr id="20221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4827" name=""/>
                      <pic:cNvPicPr/>
                    </pic:nvPicPr>
                    <pic:blipFill>
                      <a:blip r:embed="rId14"/>
                      <a:stretch>
                        <a:fillRect/>
                      </a:stretch>
                    </pic:blipFill>
                    <pic:spPr>
                      <a:xfrm>
                        <a:off x="0" y="0"/>
                        <a:ext cx="6400800" cy="1694180"/>
                      </a:xfrm>
                      <a:prstGeom prst="rect">
                        <a:avLst/>
                      </a:prstGeom>
                    </pic:spPr>
                  </pic:pic>
                </a:graphicData>
              </a:graphic>
            </wp:inline>
          </w:drawing>
        </w:r>
      </w:ins>
    </w:p>
    <w:p w14:paraId="2FB11E78" w14:textId="77777777" w:rsidR="008C22D9" w:rsidRPr="00FE1BA8" w:rsidRDefault="008C22D9" w:rsidP="008C22D9">
      <w:pPr>
        <w:pStyle w:val="Heading3"/>
      </w:pPr>
      <w:r>
        <w:t>Test connectivity to the ASA.</w:t>
      </w:r>
    </w:p>
    <w:p w14:paraId="38EAB72A" w14:textId="77777777" w:rsidR="008C22D9" w:rsidRDefault="008C22D9" w:rsidP="008C22D9">
      <w:pPr>
        <w:pStyle w:val="SubStepAlpha"/>
      </w:pPr>
      <w:r>
        <w:t xml:space="preserve">Ensure that PC-B has a static IP address of </w:t>
      </w:r>
      <w:r w:rsidRPr="006A3CD3">
        <w:t>192.168.1.3</w:t>
      </w:r>
      <w:r>
        <w:t xml:space="preserve">, a subnet mask of </w:t>
      </w:r>
      <w:r w:rsidRPr="006A3CD3">
        <w:t>255.255.255.0</w:t>
      </w:r>
      <w:r>
        <w:t xml:space="preserve">, and a default gateway of </w:t>
      </w:r>
      <w:r w:rsidRPr="006A3CD3">
        <w:t>192.168.1.1</w:t>
      </w:r>
      <w:r>
        <w:t>.</w:t>
      </w:r>
    </w:p>
    <w:p w14:paraId="1F818A5F" w14:textId="4A845447" w:rsidR="008C22D9" w:rsidRDefault="008C22D9" w:rsidP="008C22D9">
      <w:pPr>
        <w:pStyle w:val="SubStepAlpha"/>
      </w:pPr>
      <w:r>
        <w:t xml:space="preserve">You should be able to ping from PC-B to the ASA </w:t>
      </w:r>
      <w:r w:rsidR="004C7630">
        <w:t>INSIDE</w:t>
      </w:r>
      <w:r>
        <w:t xml:space="preserve"> interface address and ping from the ASA to PC-B. If the pings fail, troubleshoot the configuration as necessary.</w:t>
      </w:r>
    </w:p>
    <w:p w14:paraId="47A61642" w14:textId="1EB7BC9F" w:rsidR="008C22D9" w:rsidRPr="00F02503" w:rsidRDefault="0081231C" w:rsidP="008C22D9">
      <w:pPr>
        <w:pStyle w:val="CMD"/>
      </w:pPr>
      <w:r>
        <w:t>NETSEC-</w:t>
      </w:r>
      <w:proofErr w:type="gramStart"/>
      <w:r>
        <w:t>ASA</w:t>
      </w:r>
      <w:r w:rsidR="008C22D9" w:rsidRPr="00F02503">
        <w:t>(</w:t>
      </w:r>
      <w:proofErr w:type="gramEnd"/>
      <w:r w:rsidR="008C22D9" w:rsidRPr="00F02503">
        <w:t>config-</w:t>
      </w:r>
      <w:proofErr w:type="gramStart"/>
      <w:r w:rsidR="008C22D9" w:rsidRPr="00F02503">
        <w:t>if)#</w:t>
      </w:r>
      <w:proofErr w:type="gramEnd"/>
      <w:r w:rsidR="008C22D9" w:rsidRPr="00F02503">
        <w:t xml:space="preserve"> </w:t>
      </w:r>
      <w:r w:rsidR="008C22D9" w:rsidRPr="0064652C">
        <w:rPr>
          <w:b/>
        </w:rPr>
        <w:t>ping 192.168.1.3</w:t>
      </w:r>
    </w:p>
    <w:p w14:paraId="49B0C136" w14:textId="77777777" w:rsidR="008C22D9" w:rsidRPr="00F02503" w:rsidRDefault="008C22D9" w:rsidP="008C22D9">
      <w:pPr>
        <w:pStyle w:val="CMD"/>
      </w:pPr>
      <w:r w:rsidRPr="00F02503">
        <w:t>Type escape sequence to abort.</w:t>
      </w:r>
    </w:p>
    <w:p w14:paraId="1CF1094A" w14:textId="77777777" w:rsidR="008C22D9" w:rsidRPr="00F02503" w:rsidRDefault="008C22D9" w:rsidP="008C22D9">
      <w:pPr>
        <w:pStyle w:val="CMD"/>
      </w:pPr>
      <w:r w:rsidRPr="00F02503">
        <w:t xml:space="preserve">Sending 5, 100-byte ICMP Echos to 192.168.1.3, </w:t>
      </w:r>
      <w:proofErr w:type="gramStart"/>
      <w:r w:rsidRPr="00F02503">
        <w:t>timeout</w:t>
      </w:r>
      <w:proofErr w:type="gramEnd"/>
      <w:r w:rsidRPr="00F02503">
        <w:t xml:space="preserve"> is 2 seconds:</w:t>
      </w:r>
    </w:p>
    <w:p w14:paraId="65FE1919" w14:textId="77777777" w:rsidR="008C22D9" w:rsidRPr="00F02503" w:rsidRDefault="008C22D9" w:rsidP="008C22D9">
      <w:pPr>
        <w:pStyle w:val="CMD"/>
      </w:pPr>
      <w:r w:rsidRPr="00F02503">
        <w:t>!!!!!</w:t>
      </w:r>
    </w:p>
    <w:p w14:paraId="6015BD48" w14:textId="77777777" w:rsidR="008C22D9" w:rsidRPr="00C67025" w:rsidRDefault="008C22D9" w:rsidP="008C22D9">
      <w:pPr>
        <w:pStyle w:val="CMD"/>
      </w:pPr>
      <w:r w:rsidRPr="00F02503">
        <w:t>Success rate is 100 percent (5/5), round-trip min/avg/max = 1/2/10 ms</w:t>
      </w:r>
    </w:p>
    <w:p w14:paraId="3D0B4DE5" w14:textId="23471A32" w:rsidR="008C22D9" w:rsidRDefault="008C22D9" w:rsidP="008C22D9">
      <w:pPr>
        <w:pStyle w:val="SubStepAlpha"/>
      </w:pPr>
      <w:r>
        <w:t xml:space="preserve">From PC-C, ping the </w:t>
      </w:r>
      <w:r w:rsidR="004C7630">
        <w:t>OUTSIDE</w:t>
      </w:r>
      <w:r>
        <w:t xml:space="preserve"> interface IP address </w:t>
      </w:r>
      <w:r w:rsidRPr="005D6B92">
        <w:rPr>
          <w:b/>
        </w:rPr>
        <w:t>209.165.200.226</w:t>
      </w:r>
      <w:r>
        <w:t xml:space="preserve">. </w:t>
      </w:r>
      <w:r w:rsidR="00774E09">
        <w:t>Alternatively, instead of configuring PC-C just for a ping test, you can source a ping from the G0/0/0 interface on R1. You should not be able to ping the OUTSIDE interface.</w:t>
      </w:r>
    </w:p>
    <w:p w14:paraId="0FB32333" w14:textId="24BC1C54" w:rsidR="00E52D81" w:rsidRDefault="00E52D81" w:rsidP="00E52D81">
      <w:pPr>
        <w:pStyle w:val="CMD"/>
      </w:pPr>
      <w:r>
        <w:t xml:space="preserve">R1# </w:t>
      </w:r>
      <w:r w:rsidRPr="00E52D81">
        <w:rPr>
          <w:b/>
          <w:bCs/>
        </w:rPr>
        <w:t>ping 209.165.200.226 source 172.16.3.1</w:t>
      </w:r>
    </w:p>
    <w:p w14:paraId="665A1359" w14:textId="77777777" w:rsidR="00E52D81" w:rsidRDefault="00E52D81" w:rsidP="00E52D81">
      <w:pPr>
        <w:pStyle w:val="CMDOutput"/>
      </w:pPr>
      <w:r>
        <w:t>Type escape sequence to abort.</w:t>
      </w:r>
    </w:p>
    <w:p w14:paraId="28A52389" w14:textId="77777777" w:rsidR="00E52D81" w:rsidRDefault="00E52D81" w:rsidP="00E52D81">
      <w:pPr>
        <w:pStyle w:val="CMDOutput"/>
      </w:pPr>
      <w:r>
        <w:t>Sending 5, 100-byte ICMP Echos to 209.165.200.226, timeout is 2 seconds:</w:t>
      </w:r>
    </w:p>
    <w:p w14:paraId="62510F51" w14:textId="77777777" w:rsidR="00E52D81" w:rsidRDefault="00E52D81" w:rsidP="00E52D81">
      <w:pPr>
        <w:pStyle w:val="CMDOutput"/>
      </w:pPr>
      <w:r>
        <w:t xml:space="preserve">Packet sent with a source address of 172.16.3.1 </w:t>
      </w:r>
    </w:p>
    <w:p w14:paraId="5AC57A61" w14:textId="77777777" w:rsidR="00E52D81" w:rsidRDefault="00E52D81" w:rsidP="00E52D81">
      <w:pPr>
        <w:pStyle w:val="CMDOutput"/>
      </w:pPr>
      <w:r w:rsidRPr="00E52D81">
        <w:rPr>
          <w:highlight w:val="yellow"/>
        </w:rPr>
        <w:t>.....</w:t>
      </w:r>
    </w:p>
    <w:p w14:paraId="64F4C0EA" w14:textId="77777777" w:rsidR="00E52D81" w:rsidRDefault="00E52D81" w:rsidP="00E52D81">
      <w:pPr>
        <w:pStyle w:val="CMDOutput"/>
      </w:pPr>
      <w:r>
        <w:t>Success rate is 0 percent (0/5)</w:t>
      </w:r>
    </w:p>
    <w:p w14:paraId="79C4B791" w14:textId="5F9793BC" w:rsidR="00774E09" w:rsidRDefault="00E52D81" w:rsidP="00E52D81">
      <w:pPr>
        <w:pStyle w:val="CMD"/>
      </w:pPr>
      <w:r>
        <w:t>R1#</w:t>
      </w:r>
    </w:p>
    <w:p w14:paraId="75B822C1" w14:textId="77777777" w:rsidR="008C22D9" w:rsidRPr="001040C2" w:rsidRDefault="008C22D9" w:rsidP="008C22D9">
      <w:pPr>
        <w:pStyle w:val="Heading3"/>
      </w:pPr>
      <w:r w:rsidRPr="001040C2">
        <w:t>Configure ASDM access to the ASA.</w:t>
      </w:r>
    </w:p>
    <w:p w14:paraId="1400CF85" w14:textId="0C95F1AB" w:rsidR="004965E5" w:rsidRDefault="004965E5" w:rsidP="004965E5">
      <w:pPr>
        <w:pStyle w:val="BodyTextL25"/>
      </w:pPr>
      <w:r w:rsidRPr="004965E5">
        <w:t>ASDM provides an intuitive, GUI-based tool for configuring the ASA</w:t>
      </w:r>
      <w:r>
        <w:t xml:space="preserve"> from a PC.</w:t>
      </w:r>
    </w:p>
    <w:p w14:paraId="341A3AC7" w14:textId="3D5C2B95" w:rsidR="008C22D9" w:rsidRPr="001040C2" w:rsidRDefault="00E52D81" w:rsidP="008C22D9">
      <w:pPr>
        <w:pStyle w:val="SubStepAlpha"/>
      </w:pPr>
      <w:r w:rsidRPr="001040C2">
        <w:t xml:space="preserve">Configure the ASA to allow HTTPS connections from any host on the </w:t>
      </w:r>
      <w:r>
        <w:t>INSIDE</w:t>
      </w:r>
      <w:r w:rsidRPr="001040C2">
        <w:t xml:space="preserve"> network </w:t>
      </w:r>
      <w:r>
        <w:t>(</w:t>
      </w:r>
      <w:r w:rsidRPr="001040C2">
        <w:t>192.168.1.0/24</w:t>
      </w:r>
      <w:r>
        <w:t xml:space="preserve">) </w:t>
      </w:r>
      <w:r w:rsidR="008C22D9" w:rsidRPr="001040C2">
        <w:t xml:space="preserve">using the </w:t>
      </w:r>
      <w:r w:rsidR="008C22D9" w:rsidRPr="00535F89">
        <w:rPr>
          <w:b/>
        </w:rPr>
        <w:t>http</w:t>
      </w:r>
      <w:r w:rsidR="008C22D9">
        <w:rPr>
          <w:b/>
        </w:rPr>
        <w:t xml:space="preserve"> server enable</w:t>
      </w:r>
      <w:r w:rsidR="008C22D9" w:rsidRPr="001040C2">
        <w:t xml:space="preserve"> </w:t>
      </w:r>
      <w:r w:rsidR="008C22D9">
        <w:t>command</w:t>
      </w:r>
      <w:r>
        <w:t xml:space="preserve"> in global configuration mode</w:t>
      </w:r>
      <w:r w:rsidR="008C22D9">
        <w:t xml:space="preserve">. This allows </w:t>
      </w:r>
      <w:r w:rsidR="008C22D9" w:rsidRPr="001040C2">
        <w:t xml:space="preserve">access </w:t>
      </w:r>
      <w:r w:rsidR="008C22D9">
        <w:t xml:space="preserve">to </w:t>
      </w:r>
      <w:r w:rsidR="008C22D9" w:rsidRPr="001040C2">
        <w:t xml:space="preserve">the ASA GUI </w:t>
      </w:r>
      <w:r w:rsidR="008C22D9">
        <w:t xml:space="preserve">(ASDM). </w:t>
      </w:r>
    </w:p>
    <w:p w14:paraId="48D4BFD4" w14:textId="6BA158D0" w:rsidR="00E52D81" w:rsidRDefault="0081231C" w:rsidP="008C22D9">
      <w:pPr>
        <w:pStyle w:val="CMD"/>
      </w:pPr>
      <w:r>
        <w:t>NETSEC-</w:t>
      </w:r>
      <w:proofErr w:type="gramStart"/>
      <w:r>
        <w:t>ASA</w:t>
      </w:r>
      <w:r w:rsidR="008C22D9" w:rsidRPr="001040C2">
        <w:t>(</w:t>
      </w:r>
      <w:proofErr w:type="gramEnd"/>
      <w:r w:rsidR="008C22D9" w:rsidRPr="001040C2">
        <w:t>config</w:t>
      </w:r>
      <w:r w:rsidR="008C22D9">
        <w:t>-</w:t>
      </w:r>
      <w:proofErr w:type="gramStart"/>
      <w:r w:rsidR="008C22D9">
        <w:t>if</w:t>
      </w:r>
      <w:r w:rsidR="008C22D9" w:rsidRPr="001040C2">
        <w:t>)#</w:t>
      </w:r>
      <w:proofErr w:type="gramEnd"/>
      <w:r w:rsidR="00E52D81">
        <w:t xml:space="preserve"> </w:t>
      </w:r>
      <w:r w:rsidR="00E52D81" w:rsidRPr="00E52D81">
        <w:rPr>
          <w:b/>
          <w:bCs/>
        </w:rPr>
        <w:t>exit</w:t>
      </w:r>
    </w:p>
    <w:p w14:paraId="6D4DB716" w14:textId="25AF8418" w:rsidR="008C22D9" w:rsidRPr="00926797" w:rsidRDefault="00E52D81" w:rsidP="008C22D9">
      <w:pPr>
        <w:pStyle w:val="CMD"/>
        <w:rPr>
          <w:b/>
        </w:rPr>
      </w:pPr>
      <w:r>
        <w:t>NETSEC-</w:t>
      </w:r>
      <w:proofErr w:type="gramStart"/>
      <w:r>
        <w:t>ASA(config)#</w:t>
      </w:r>
      <w:proofErr w:type="gramEnd"/>
      <w:r w:rsidR="008C22D9" w:rsidRPr="001040C2">
        <w:t xml:space="preserve"> </w:t>
      </w:r>
      <w:r w:rsidR="008C22D9" w:rsidRPr="00926797">
        <w:rPr>
          <w:b/>
        </w:rPr>
        <w:t xml:space="preserve">http server </w:t>
      </w:r>
      <w:proofErr w:type="gramStart"/>
      <w:r w:rsidR="008C22D9" w:rsidRPr="00926797">
        <w:rPr>
          <w:b/>
        </w:rPr>
        <w:t>enable</w:t>
      </w:r>
      <w:proofErr w:type="gramEnd"/>
    </w:p>
    <w:p w14:paraId="5975BC2E" w14:textId="24BD9E59" w:rsidR="008C22D9" w:rsidRPr="001040C2" w:rsidRDefault="0081231C" w:rsidP="008C22D9">
      <w:pPr>
        <w:pStyle w:val="CMD"/>
      </w:pPr>
      <w:r>
        <w:t>NETSEC-</w:t>
      </w:r>
      <w:proofErr w:type="gramStart"/>
      <w:r>
        <w:t>ASA</w:t>
      </w:r>
      <w:r w:rsidR="008C22D9" w:rsidRPr="001040C2">
        <w:t>(config)#</w:t>
      </w:r>
      <w:proofErr w:type="gramEnd"/>
      <w:r w:rsidR="008C22D9" w:rsidRPr="001040C2">
        <w:t xml:space="preserve"> </w:t>
      </w:r>
      <w:r w:rsidR="008C22D9" w:rsidRPr="00926797">
        <w:rPr>
          <w:b/>
        </w:rPr>
        <w:t xml:space="preserve">http 192.168.1.0 255.255.255.0 </w:t>
      </w:r>
      <w:r w:rsidR="004C7630">
        <w:rPr>
          <w:b/>
        </w:rPr>
        <w:t>INSIDE</w:t>
      </w:r>
    </w:p>
    <w:p w14:paraId="14C10DDA" w14:textId="0EA800F2" w:rsidR="008C22D9" w:rsidRDefault="008C22D9" w:rsidP="008C22D9">
      <w:pPr>
        <w:pStyle w:val="SubStepAlpha"/>
      </w:pPr>
      <w:r w:rsidRPr="001040C2">
        <w:t xml:space="preserve">Open a browser on PC-B and test the HTTPS access to the ASA by entering </w:t>
      </w:r>
      <w:r w:rsidRPr="006936F9">
        <w:rPr>
          <w:b/>
        </w:rPr>
        <w:t>https://192.168.1.1</w:t>
      </w:r>
      <w:r w:rsidRPr="001040C2">
        <w:t>.</w:t>
      </w:r>
      <w:r w:rsidRPr="00E0223F">
        <w:t xml:space="preserve"> </w:t>
      </w:r>
      <w:r>
        <w:t xml:space="preserve">You will be </w:t>
      </w:r>
      <w:proofErr w:type="gramStart"/>
      <w:r>
        <w:t>prompted</w:t>
      </w:r>
      <w:proofErr w:type="gramEnd"/>
      <w:r>
        <w:t xml:space="preserve"> that the connection is not secure. </w:t>
      </w:r>
      <w:r w:rsidR="00111B36">
        <w:t>Select the option to allow you to continue to the webpage.</w:t>
      </w:r>
    </w:p>
    <w:p w14:paraId="3A7D21C5" w14:textId="6D01A5DE" w:rsidR="008C22D9" w:rsidRDefault="008C22D9" w:rsidP="008C22D9">
      <w:pPr>
        <w:pStyle w:val="SubStepAlpha"/>
      </w:pPr>
      <w:r>
        <w:t>You should then see Cisco ASDM Welcome screen that allows you to</w:t>
      </w:r>
      <w:r w:rsidR="00E52D81">
        <w:t xml:space="preserve"> either</w:t>
      </w:r>
      <w:r>
        <w:t xml:space="preserve"> </w:t>
      </w:r>
      <w:r w:rsidRPr="00E52D81">
        <w:rPr>
          <w:b/>
          <w:bCs/>
        </w:rPr>
        <w:t>Install ASDM Launcher</w:t>
      </w:r>
      <w:r>
        <w:t xml:space="preserve"> or </w:t>
      </w:r>
      <w:r w:rsidR="00E52D81" w:rsidRPr="00E52D81">
        <w:rPr>
          <w:b/>
          <w:bCs/>
        </w:rPr>
        <w:t>Install Java Web Start</w:t>
      </w:r>
      <w:r w:rsidR="00E52D81">
        <w:t xml:space="preserve"> to </w:t>
      </w:r>
      <w:r>
        <w:t>run ASDM as a Java Web start application.</w:t>
      </w:r>
    </w:p>
    <w:p w14:paraId="73452FA1" w14:textId="01E0826D" w:rsidR="00E52D81" w:rsidRDefault="00E52D81" w:rsidP="00E52D81">
      <w:pPr>
        <w:pStyle w:val="BodyTextL50"/>
      </w:pPr>
      <w:r w:rsidRPr="00E52D81">
        <w:rPr>
          <w:b/>
          <w:bCs/>
        </w:rPr>
        <w:t>Note</w:t>
      </w:r>
      <w:r>
        <w:t xml:space="preserve">: If you or your instructor </w:t>
      </w:r>
      <w:proofErr w:type="gramStart"/>
      <w:r>
        <w:t>have</w:t>
      </w:r>
      <w:proofErr w:type="gramEnd"/>
      <w:r>
        <w:t xml:space="preserve"> already installed the </w:t>
      </w:r>
      <w:r w:rsidRPr="00E52D81">
        <w:rPr>
          <w:b/>
          <w:bCs/>
        </w:rPr>
        <w:t>Cisco ASDM-ID Launcher</w:t>
      </w:r>
      <w:r>
        <w:t>, open the application.</w:t>
      </w:r>
    </w:p>
    <w:p w14:paraId="04213215" w14:textId="77777777" w:rsidR="00111B36" w:rsidRDefault="00111B36" w:rsidP="00111B36">
      <w:pPr>
        <w:pStyle w:val="SubStepAlpha"/>
      </w:pPr>
      <w:r>
        <w:t xml:space="preserve">You should then be required to authenticate to the ASA. Because no username was specified, simply enter the enable password </w:t>
      </w:r>
      <w:r w:rsidRPr="0064652C">
        <w:rPr>
          <w:b/>
        </w:rPr>
        <w:t xml:space="preserve">class </w:t>
      </w:r>
      <w:r>
        <w:t>in the password field.</w:t>
      </w:r>
    </w:p>
    <w:p w14:paraId="3D4A509D" w14:textId="63E473CB" w:rsidR="006A6339" w:rsidRDefault="008C22D9" w:rsidP="008C22D9">
      <w:pPr>
        <w:pStyle w:val="SubStepAlpha"/>
      </w:pPr>
      <w:r>
        <w:t>Close the browser</w:t>
      </w:r>
      <w:r w:rsidR="00E52D81">
        <w:t xml:space="preserve"> or </w:t>
      </w:r>
      <w:r w:rsidR="00E52D81" w:rsidRPr="006A6339">
        <w:rPr>
          <w:b/>
          <w:bCs/>
        </w:rPr>
        <w:t>Cisco ASDM-ID Launcher</w:t>
      </w:r>
      <w:r>
        <w:t xml:space="preserve">. </w:t>
      </w:r>
      <w:r w:rsidR="006A6339">
        <w:t>Using ASDM to configure the ASA is beyond the scope of this course. However, there is an optional topic after the summary for this module with more information about ASDM along with three optional labs. The objective here is not to use the ASDM configuration screens, but to verify HTTP/ASDM connectivity to the ASA. If you are unable to access ASDM, check your configurations.  If the configurations are correct contact your instructor for further assistance.</w:t>
      </w:r>
    </w:p>
    <w:p w14:paraId="135430F0" w14:textId="77777777" w:rsidR="006A6339" w:rsidRDefault="006A6339" w:rsidP="006A6339">
      <w:pPr>
        <w:pStyle w:val="Heading3"/>
      </w:pPr>
      <w:r>
        <w:t>Save your ASA configuration for the next lab.</w:t>
      </w:r>
    </w:p>
    <w:p w14:paraId="03D91756" w14:textId="2A3D6EDA" w:rsidR="006A6339" w:rsidRPr="00926797" w:rsidRDefault="008C22D9" w:rsidP="00915710">
      <w:pPr>
        <w:pStyle w:val="BodyTextL25"/>
      </w:pPr>
      <w:r>
        <w:t xml:space="preserve">In the next lab, you will </w:t>
      </w:r>
      <w:r w:rsidR="006A6339">
        <w:t>extend your current configuration adding a DMZ, routing, NAT, DHCP, AAA, and SSH.</w:t>
      </w:r>
      <w:r>
        <w:t xml:space="preserve"> </w:t>
      </w:r>
      <w:r w:rsidR="006A6339">
        <w:t xml:space="preserve">If you are ready now, proceed to that lab. If not, save </w:t>
      </w:r>
      <w:proofErr w:type="gramStart"/>
      <w:r w:rsidR="006A6339">
        <w:t>you</w:t>
      </w:r>
      <w:proofErr w:type="gramEnd"/>
      <w:r w:rsidR="006A6339">
        <w:t xml:space="preserve"> configurations to load into the next lab.</w:t>
      </w:r>
      <w:r>
        <w:t xml:space="preserve"> </w:t>
      </w:r>
    </w:p>
    <w:p w14:paraId="00C6B48D" w14:textId="77777777" w:rsidR="00B26B94" w:rsidRPr="004C0909" w:rsidRDefault="00B26B94" w:rsidP="00B26B94">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B26B94" w14:paraId="08E87C0E" w14:textId="77777777" w:rsidTr="007336D6">
        <w:trPr>
          <w:cnfStyle w:val="100000000000" w:firstRow="1" w:lastRow="0" w:firstColumn="0" w:lastColumn="0" w:oddVBand="0" w:evenVBand="0" w:oddHBand="0" w:evenHBand="0" w:firstRowFirstColumn="0" w:firstRowLastColumn="0" w:lastRowFirstColumn="0" w:lastRowLastColumn="0"/>
        </w:trPr>
        <w:tc>
          <w:tcPr>
            <w:tcW w:w="1530" w:type="dxa"/>
          </w:tcPr>
          <w:p w14:paraId="62092AD6" w14:textId="77777777" w:rsidR="00B26B94" w:rsidRPr="00763D8B" w:rsidRDefault="00B26B94" w:rsidP="007336D6">
            <w:pPr>
              <w:pStyle w:val="TableHeading"/>
            </w:pPr>
            <w:r w:rsidRPr="00763D8B">
              <w:t>Router Model</w:t>
            </w:r>
          </w:p>
        </w:tc>
        <w:tc>
          <w:tcPr>
            <w:tcW w:w="2250" w:type="dxa"/>
          </w:tcPr>
          <w:p w14:paraId="14BD34A1" w14:textId="77777777" w:rsidR="00B26B94" w:rsidRPr="00763D8B" w:rsidRDefault="00B26B94" w:rsidP="007336D6">
            <w:pPr>
              <w:pStyle w:val="TableHeading"/>
            </w:pPr>
            <w:r w:rsidRPr="00763D8B">
              <w:t>Ethernet Interface #1</w:t>
            </w:r>
          </w:p>
        </w:tc>
        <w:tc>
          <w:tcPr>
            <w:tcW w:w="2250" w:type="dxa"/>
          </w:tcPr>
          <w:p w14:paraId="3998BE1C" w14:textId="77777777" w:rsidR="00B26B94" w:rsidRPr="00763D8B" w:rsidRDefault="00B26B94" w:rsidP="007336D6">
            <w:pPr>
              <w:pStyle w:val="TableHeading"/>
            </w:pPr>
            <w:r w:rsidRPr="00763D8B">
              <w:t>Ethernet Interface #2</w:t>
            </w:r>
          </w:p>
        </w:tc>
        <w:tc>
          <w:tcPr>
            <w:tcW w:w="2070" w:type="dxa"/>
          </w:tcPr>
          <w:p w14:paraId="33C205CC" w14:textId="77777777" w:rsidR="00B26B94" w:rsidRPr="00763D8B" w:rsidRDefault="00B26B94" w:rsidP="007336D6">
            <w:pPr>
              <w:pStyle w:val="TableHeading"/>
            </w:pPr>
            <w:r w:rsidRPr="00763D8B">
              <w:t>Serial Interface #1</w:t>
            </w:r>
          </w:p>
        </w:tc>
        <w:tc>
          <w:tcPr>
            <w:tcW w:w="2160" w:type="dxa"/>
          </w:tcPr>
          <w:p w14:paraId="356543D8" w14:textId="77777777" w:rsidR="00B26B94" w:rsidRPr="00763D8B" w:rsidRDefault="00B26B94" w:rsidP="007336D6">
            <w:pPr>
              <w:pStyle w:val="TableHeading"/>
            </w:pPr>
            <w:r w:rsidRPr="00763D8B">
              <w:t>Serial Interface #2</w:t>
            </w:r>
          </w:p>
        </w:tc>
      </w:tr>
      <w:tr w:rsidR="00B26B94" w14:paraId="572F4F44" w14:textId="77777777" w:rsidTr="007336D6">
        <w:tc>
          <w:tcPr>
            <w:tcW w:w="1530" w:type="dxa"/>
          </w:tcPr>
          <w:p w14:paraId="59EBDC9B" w14:textId="77777777" w:rsidR="00B26B94" w:rsidRPr="008B4F81" w:rsidRDefault="00B26B94" w:rsidP="007336D6">
            <w:pPr>
              <w:pStyle w:val="TableText"/>
              <w:rPr>
                <w:rStyle w:val="DnTnobold"/>
              </w:rPr>
            </w:pPr>
            <w:r w:rsidRPr="008B4F81">
              <w:rPr>
                <w:rStyle w:val="DnTnobold"/>
              </w:rPr>
              <w:t>1900</w:t>
            </w:r>
          </w:p>
        </w:tc>
        <w:tc>
          <w:tcPr>
            <w:tcW w:w="2250" w:type="dxa"/>
          </w:tcPr>
          <w:p w14:paraId="487B1700" w14:textId="77777777" w:rsidR="00B26B94" w:rsidRPr="008B4F81" w:rsidRDefault="00B26B94" w:rsidP="007336D6">
            <w:pPr>
              <w:pStyle w:val="TableText"/>
              <w:rPr>
                <w:rStyle w:val="DnTnobold"/>
              </w:rPr>
            </w:pPr>
            <w:r w:rsidRPr="008B4F81">
              <w:rPr>
                <w:rStyle w:val="DnTnobold"/>
              </w:rPr>
              <w:t>Gigabit Ethernet 0/0 (G0/0)</w:t>
            </w:r>
          </w:p>
        </w:tc>
        <w:tc>
          <w:tcPr>
            <w:tcW w:w="2250" w:type="dxa"/>
          </w:tcPr>
          <w:p w14:paraId="352E3C08" w14:textId="77777777" w:rsidR="00B26B94" w:rsidRPr="008B4F81" w:rsidRDefault="00B26B94" w:rsidP="007336D6">
            <w:pPr>
              <w:pStyle w:val="TableText"/>
              <w:rPr>
                <w:rStyle w:val="DnTnobold"/>
              </w:rPr>
            </w:pPr>
            <w:r w:rsidRPr="008B4F81">
              <w:rPr>
                <w:rStyle w:val="DnTnobold"/>
              </w:rPr>
              <w:t>Gigabit Ethernet 0/1 (G0/1)</w:t>
            </w:r>
          </w:p>
        </w:tc>
        <w:tc>
          <w:tcPr>
            <w:tcW w:w="2070" w:type="dxa"/>
          </w:tcPr>
          <w:p w14:paraId="49C1E15D" w14:textId="77777777" w:rsidR="00B26B94" w:rsidRPr="008B4F81" w:rsidRDefault="00B26B94" w:rsidP="007336D6">
            <w:pPr>
              <w:pStyle w:val="TableText"/>
              <w:rPr>
                <w:rStyle w:val="DnTnobold"/>
              </w:rPr>
            </w:pPr>
            <w:r w:rsidRPr="008B4F81">
              <w:rPr>
                <w:rStyle w:val="DnTnobold"/>
              </w:rPr>
              <w:t>Serial 0/0/0 (S0/0/0)</w:t>
            </w:r>
          </w:p>
        </w:tc>
        <w:tc>
          <w:tcPr>
            <w:tcW w:w="2160" w:type="dxa"/>
          </w:tcPr>
          <w:p w14:paraId="2DEF7A30" w14:textId="77777777" w:rsidR="00B26B94" w:rsidRPr="008B4F81" w:rsidRDefault="00B26B94" w:rsidP="007336D6">
            <w:pPr>
              <w:pStyle w:val="TableText"/>
              <w:rPr>
                <w:rStyle w:val="DnTnobold"/>
              </w:rPr>
            </w:pPr>
            <w:r w:rsidRPr="008B4F81">
              <w:rPr>
                <w:rStyle w:val="DnTnobold"/>
              </w:rPr>
              <w:t>Serial 0/0/1 (S0/0/1)</w:t>
            </w:r>
          </w:p>
        </w:tc>
      </w:tr>
      <w:tr w:rsidR="00B26B94" w14:paraId="4CF7775F" w14:textId="77777777" w:rsidTr="007336D6">
        <w:tc>
          <w:tcPr>
            <w:tcW w:w="1530" w:type="dxa"/>
          </w:tcPr>
          <w:p w14:paraId="4D00B6A6" w14:textId="77777777" w:rsidR="00B26B94" w:rsidRPr="008B4F81" w:rsidRDefault="00B26B94" w:rsidP="007336D6">
            <w:pPr>
              <w:pStyle w:val="TableText"/>
              <w:rPr>
                <w:rStyle w:val="DnTnobold"/>
              </w:rPr>
            </w:pPr>
            <w:r w:rsidRPr="008B4F81">
              <w:rPr>
                <w:rStyle w:val="DnTnobold"/>
              </w:rPr>
              <w:t>2900</w:t>
            </w:r>
          </w:p>
        </w:tc>
        <w:tc>
          <w:tcPr>
            <w:tcW w:w="2250" w:type="dxa"/>
          </w:tcPr>
          <w:p w14:paraId="2F6BDB11" w14:textId="77777777" w:rsidR="00B26B94" w:rsidRPr="008B4F81" w:rsidRDefault="00B26B94" w:rsidP="007336D6">
            <w:pPr>
              <w:pStyle w:val="TableText"/>
              <w:rPr>
                <w:rStyle w:val="DnTnobold"/>
              </w:rPr>
            </w:pPr>
            <w:r w:rsidRPr="008B4F81">
              <w:rPr>
                <w:rStyle w:val="DnTnobold"/>
              </w:rPr>
              <w:t>Gigabit Ethernet 0/0 (G0/0)</w:t>
            </w:r>
          </w:p>
        </w:tc>
        <w:tc>
          <w:tcPr>
            <w:tcW w:w="2250" w:type="dxa"/>
          </w:tcPr>
          <w:p w14:paraId="57BFF012" w14:textId="77777777" w:rsidR="00B26B94" w:rsidRPr="008B4F81" w:rsidRDefault="00B26B94" w:rsidP="007336D6">
            <w:pPr>
              <w:pStyle w:val="TableText"/>
              <w:rPr>
                <w:rStyle w:val="DnTnobold"/>
              </w:rPr>
            </w:pPr>
            <w:r w:rsidRPr="008B4F81">
              <w:rPr>
                <w:rStyle w:val="DnTnobold"/>
              </w:rPr>
              <w:t>Gigabit Ethernet 0/1 (G0/1)</w:t>
            </w:r>
          </w:p>
        </w:tc>
        <w:tc>
          <w:tcPr>
            <w:tcW w:w="2070" w:type="dxa"/>
          </w:tcPr>
          <w:p w14:paraId="7969B4A8" w14:textId="77777777" w:rsidR="00B26B94" w:rsidRPr="008B4F81" w:rsidRDefault="00B26B94" w:rsidP="007336D6">
            <w:pPr>
              <w:pStyle w:val="TableText"/>
              <w:rPr>
                <w:rStyle w:val="DnTnobold"/>
              </w:rPr>
            </w:pPr>
            <w:r w:rsidRPr="008B4F81">
              <w:rPr>
                <w:rStyle w:val="DnTnobold"/>
              </w:rPr>
              <w:t>Serial 0/0/0 (S0/0/0)</w:t>
            </w:r>
          </w:p>
        </w:tc>
        <w:tc>
          <w:tcPr>
            <w:tcW w:w="2160" w:type="dxa"/>
          </w:tcPr>
          <w:p w14:paraId="6744943B" w14:textId="77777777" w:rsidR="00B26B94" w:rsidRPr="008B4F81" w:rsidRDefault="00B26B94" w:rsidP="007336D6">
            <w:pPr>
              <w:pStyle w:val="TableText"/>
              <w:rPr>
                <w:rStyle w:val="DnTnobold"/>
              </w:rPr>
            </w:pPr>
            <w:r w:rsidRPr="008B4F81">
              <w:rPr>
                <w:rStyle w:val="DnTnobold"/>
              </w:rPr>
              <w:t>Serial 0/0/1 (S0/0/1)</w:t>
            </w:r>
          </w:p>
        </w:tc>
      </w:tr>
      <w:tr w:rsidR="00B26B94" w14:paraId="6AEC4046" w14:textId="77777777" w:rsidTr="007336D6">
        <w:tc>
          <w:tcPr>
            <w:tcW w:w="1530" w:type="dxa"/>
          </w:tcPr>
          <w:p w14:paraId="4CAB4C7B" w14:textId="77777777" w:rsidR="00B26B94" w:rsidRPr="008B4F81" w:rsidRDefault="00B26B94" w:rsidP="007336D6">
            <w:pPr>
              <w:pStyle w:val="TableText"/>
              <w:rPr>
                <w:rStyle w:val="DnTnobold"/>
              </w:rPr>
            </w:pPr>
            <w:r w:rsidRPr="008B4F81">
              <w:rPr>
                <w:rStyle w:val="DnTnobold"/>
              </w:rPr>
              <w:t>4221</w:t>
            </w:r>
          </w:p>
        </w:tc>
        <w:tc>
          <w:tcPr>
            <w:tcW w:w="2250" w:type="dxa"/>
          </w:tcPr>
          <w:p w14:paraId="62A1E3C6" w14:textId="77777777" w:rsidR="00B26B94" w:rsidRPr="008B4F81" w:rsidRDefault="00B26B94" w:rsidP="007336D6">
            <w:pPr>
              <w:pStyle w:val="TableText"/>
              <w:rPr>
                <w:rStyle w:val="DnTnobold"/>
              </w:rPr>
            </w:pPr>
            <w:r w:rsidRPr="008B4F81">
              <w:rPr>
                <w:rStyle w:val="DnTnobold"/>
              </w:rPr>
              <w:t>Gigabit Ethernet 0/0/0 (G0/0/0)</w:t>
            </w:r>
          </w:p>
        </w:tc>
        <w:tc>
          <w:tcPr>
            <w:tcW w:w="2250" w:type="dxa"/>
          </w:tcPr>
          <w:p w14:paraId="77ABFBA4" w14:textId="77777777" w:rsidR="00B26B94" w:rsidRPr="008B4F81" w:rsidRDefault="00B26B94" w:rsidP="007336D6">
            <w:pPr>
              <w:pStyle w:val="TableText"/>
              <w:rPr>
                <w:rStyle w:val="DnTnobold"/>
              </w:rPr>
            </w:pPr>
            <w:r w:rsidRPr="008B4F81">
              <w:rPr>
                <w:rStyle w:val="DnTnobold"/>
              </w:rPr>
              <w:t>Gigabit Ethernet 0/0/1 (G0/0/1)</w:t>
            </w:r>
          </w:p>
        </w:tc>
        <w:tc>
          <w:tcPr>
            <w:tcW w:w="2070" w:type="dxa"/>
          </w:tcPr>
          <w:p w14:paraId="1BE1C52E" w14:textId="77777777" w:rsidR="00B26B94" w:rsidRPr="008B4F81" w:rsidRDefault="00B26B94" w:rsidP="007336D6">
            <w:pPr>
              <w:pStyle w:val="TableText"/>
              <w:rPr>
                <w:rStyle w:val="DnTnobold"/>
              </w:rPr>
            </w:pPr>
            <w:r w:rsidRPr="008B4F81">
              <w:rPr>
                <w:rStyle w:val="DnTnobold"/>
              </w:rPr>
              <w:t>Serial 0/1/0 (S0/1/0)</w:t>
            </w:r>
          </w:p>
        </w:tc>
        <w:tc>
          <w:tcPr>
            <w:tcW w:w="2160" w:type="dxa"/>
          </w:tcPr>
          <w:p w14:paraId="3F564044" w14:textId="77777777" w:rsidR="00B26B94" w:rsidRPr="008B4F81" w:rsidRDefault="00B26B94" w:rsidP="007336D6">
            <w:pPr>
              <w:pStyle w:val="TableText"/>
              <w:rPr>
                <w:rStyle w:val="DnTnobold"/>
              </w:rPr>
            </w:pPr>
            <w:r w:rsidRPr="008B4F81">
              <w:rPr>
                <w:rStyle w:val="DnTnobold"/>
              </w:rPr>
              <w:t>Serial 0/1/1 (S0/1/1)</w:t>
            </w:r>
          </w:p>
        </w:tc>
      </w:tr>
      <w:tr w:rsidR="00B26B94" w14:paraId="4034422E" w14:textId="77777777" w:rsidTr="007336D6">
        <w:tc>
          <w:tcPr>
            <w:tcW w:w="1530" w:type="dxa"/>
          </w:tcPr>
          <w:p w14:paraId="046AB9E4" w14:textId="77777777" w:rsidR="00B26B94" w:rsidRPr="008B4F81" w:rsidRDefault="00B26B94" w:rsidP="007336D6">
            <w:pPr>
              <w:pStyle w:val="TableText"/>
              <w:rPr>
                <w:rStyle w:val="DnTnobold"/>
              </w:rPr>
            </w:pPr>
            <w:r w:rsidRPr="008B4F81">
              <w:rPr>
                <w:rStyle w:val="DnTnobold"/>
              </w:rPr>
              <w:t>4300</w:t>
            </w:r>
          </w:p>
        </w:tc>
        <w:tc>
          <w:tcPr>
            <w:tcW w:w="2250" w:type="dxa"/>
          </w:tcPr>
          <w:p w14:paraId="0D6A0811" w14:textId="77777777" w:rsidR="00B26B94" w:rsidRPr="008B4F81" w:rsidRDefault="00B26B94" w:rsidP="007336D6">
            <w:pPr>
              <w:pStyle w:val="TableText"/>
              <w:rPr>
                <w:rStyle w:val="DnTnobold"/>
              </w:rPr>
            </w:pPr>
            <w:r w:rsidRPr="008B4F81">
              <w:rPr>
                <w:rStyle w:val="DnTnobold"/>
              </w:rPr>
              <w:t>Gigabit Ethernet 0/0/0 (G0/0/0)</w:t>
            </w:r>
          </w:p>
        </w:tc>
        <w:tc>
          <w:tcPr>
            <w:tcW w:w="2250" w:type="dxa"/>
          </w:tcPr>
          <w:p w14:paraId="37C43C68" w14:textId="77777777" w:rsidR="00B26B94" w:rsidRPr="008B4F81" w:rsidRDefault="00B26B94" w:rsidP="007336D6">
            <w:pPr>
              <w:pStyle w:val="TableText"/>
              <w:rPr>
                <w:rStyle w:val="DnTnobold"/>
              </w:rPr>
            </w:pPr>
            <w:r w:rsidRPr="008B4F81">
              <w:rPr>
                <w:rStyle w:val="DnTnobold"/>
              </w:rPr>
              <w:t>Gigabit Ethernet 0/0/1 (G0/0/1)</w:t>
            </w:r>
          </w:p>
        </w:tc>
        <w:tc>
          <w:tcPr>
            <w:tcW w:w="2070" w:type="dxa"/>
          </w:tcPr>
          <w:p w14:paraId="7E4E3F83" w14:textId="77777777" w:rsidR="00B26B94" w:rsidRPr="008B4F81" w:rsidRDefault="00B26B94" w:rsidP="007336D6">
            <w:pPr>
              <w:pStyle w:val="TableText"/>
              <w:rPr>
                <w:rStyle w:val="DnTnobold"/>
              </w:rPr>
            </w:pPr>
            <w:r w:rsidRPr="008B4F81">
              <w:rPr>
                <w:rStyle w:val="DnTnobold"/>
              </w:rPr>
              <w:t>Serial 0/1/0 (S0/1/0)</w:t>
            </w:r>
          </w:p>
        </w:tc>
        <w:tc>
          <w:tcPr>
            <w:tcW w:w="2160" w:type="dxa"/>
          </w:tcPr>
          <w:p w14:paraId="1AE78DB6" w14:textId="77777777" w:rsidR="00B26B94" w:rsidRPr="008B4F81" w:rsidRDefault="00B26B94" w:rsidP="007336D6">
            <w:pPr>
              <w:pStyle w:val="TableText"/>
              <w:rPr>
                <w:rStyle w:val="DnTnobold"/>
              </w:rPr>
            </w:pPr>
            <w:r w:rsidRPr="008B4F81">
              <w:rPr>
                <w:rStyle w:val="DnTnobold"/>
              </w:rPr>
              <w:t>Serial 0/1/1 (S0/1/1)</w:t>
            </w:r>
          </w:p>
        </w:tc>
      </w:tr>
    </w:tbl>
    <w:p w14:paraId="2FDBA7FE" w14:textId="77777777" w:rsidR="00B26B94" w:rsidRDefault="00B26B94" w:rsidP="00B26B94">
      <w:pPr>
        <w:pStyle w:val="ConfigWindow"/>
      </w:pPr>
      <w:r>
        <w:t>Blank Line, No additional information</w:t>
      </w:r>
    </w:p>
    <w:p w14:paraId="18C8877A" w14:textId="77777777" w:rsidR="00B26B94" w:rsidRPr="00603503" w:rsidRDefault="00B26B94" w:rsidP="00B26B94">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2B1DF0BC" w14:textId="37F294FF" w:rsidR="00AA40A0" w:rsidRPr="00AA40A0" w:rsidRDefault="00AA40A0" w:rsidP="00AA40A0">
      <w:pPr>
        <w:pStyle w:val="ConfigWindow"/>
      </w:pPr>
      <w:r w:rsidRPr="00AA40A0">
        <w:t>End of document</w:t>
      </w:r>
    </w:p>
    <w:sectPr w:rsidR="00AA40A0" w:rsidRPr="00AA40A0" w:rsidSect="009C3182">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29BE" w14:textId="77777777" w:rsidR="00645000" w:rsidRDefault="00645000" w:rsidP="00710659">
      <w:pPr>
        <w:spacing w:after="0" w:line="240" w:lineRule="auto"/>
      </w:pPr>
      <w:r>
        <w:separator/>
      </w:r>
    </w:p>
    <w:p w14:paraId="69EA2B6C" w14:textId="77777777" w:rsidR="00645000" w:rsidRDefault="00645000"/>
  </w:endnote>
  <w:endnote w:type="continuationSeparator" w:id="0">
    <w:p w14:paraId="6732E88B" w14:textId="77777777" w:rsidR="00645000" w:rsidRDefault="00645000" w:rsidP="00710659">
      <w:pPr>
        <w:spacing w:after="0" w:line="240" w:lineRule="auto"/>
      </w:pPr>
      <w:r>
        <w:continuationSeparator/>
      </w:r>
    </w:p>
    <w:p w14:paraId="270FF942" w14:textId="77777777" w:rsidR="00645000" w:rsidRDefault="006450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IDAJEB+Arial,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4ABC" w14:textId="4CA184DD" w:rsidR="005970A3" w:rsidRPr="00882B63" w:rsidRDefault="005970A3"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D4AB4">
          <w:t>2019</w:t>
        </w:r>
      </w:sdtContent>
    </w:sdt>
    <w:r>
      <w:t xml:space="preserve"> - </w:t>
    </w:r>
    <w:r>
      <w:fldChar w:fldCharType="begin"/>
    </w:r>
    <w:r>
      <w:instrText xml:space="preserve"> SAVEDATE  \@ "yyyy"  \* MERGEFORMAT </w:instrText>
    </w:r>
    <w:r>
      <w:fldChar w:fldCharType="separate"/>
    </w:r>
    <w:r w:rsidR="00CA0338">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2374" w14:textId="72792DB6" w:rsidR="005970A3" w:rsidRPr="00882B63" w:rsidRDefault="005970A3"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D4AB4">
          <w:t>2019</w:t>
        </w:r>
      </w:sdtContent>
    </w:sdt>
    <w:r>
      <w:t xml:space="preserve"> - </w:t>
    </w:r>
    <w:r>
      <w:fldChar w:fldCharType="begin"/>
    </w:r>
    <w:r>
      <w:instrText xml:space="preserve"> SAVEDATE  \@ "yyyy"  \* MERGEFORMAT </w:instrText>
    </w:r>
    <w:r>
      <w:fldChar w:fldCharType="separate"/>
    </w:r>
    <w:r w:rsidR="00CA0338">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A955" w14:textId="77777777" w:rsidR="00645000" w:rsidRDefault="00645000" w:rsidP="00710659">
      <w:pPr>
        <w:spacing w:after="0" w:line="240" w:lineRule="auto"/>
      </w:pPr>
      <w:r>
        <w:separator/>
      </w:r>
    </w:p>
    <w:p w14:paraId="484D029C" w14:textId="77777777" w:rsidR="00645000" w:rsidRDefault="00645000"/>
  </w:footnote>
  <w:footnote w:type="continuationSeparator" w:id="0">
    <w:p w14:paraId="77B31648" w14:textId="77777777" w:rsidR="00645000" w:rsidRDefault="00645000" w:rsidP="00710659">
      <w:pPr>
        <w:spacing w:after="0" w:line="240" w:lineRule="auto"/>
      </w:pPr>
      <w:r>
        <w:continuationSeparator/>
      </w:r>
    </w:p>
    <w:p w14:paraId="2C6AB8DA" w14:textId="77777777" w:rsidR="00645000" w:rsidRDefault="00645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CE53E9B6576436CA9E6550499783298"/>
      </w:placeholder>
      <w:dataBinding w:prefixMappings="xmlns:ns0='http://purl.org/dc/elements/1.1/' xmlns:ns1='http://schemas.openxmlformats.org/package/2006/metadata/core-properties' " w:xpath="/ns1:coreProperties[1]/ns0:title[1]" w:storeItemID="{6C3C8BC8-F283-45AE-878A-BAB7291924A1}"/>
      <w:text/>
    </w:sdtPr>
    <w:sdtContent>
      <w:p w14:paraId="7B73A1EB" w14:textId="42927803" w:rsidR="005970A3" w:rsidRDefault="00EF486C" w:rsidP="008402F2">
        <w:pPr>
          <w:pStyle w:val="PageHead"/>
        </w:pPr>
        <w:r>
          <w:t>Optional Lab - Configure ASA Basic Settings Using CLI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3B3F" w14:textId="77777777" w:rsidR="005970A3" w:rsidRDefault="005970A3" w:rsidP="006C3FCF">
    <w:pPr>
      <w:ind w:left="-288"/>
    </w:pPr>
    <w:r>
      <w:rPr>
        <w:noProof/>
      </w:rPr>
      <w:drawing>
        <wp:inline distT="0" distB="0" distL="0" distR="0" wp14:anchorId="216E13D0" wp14:editId="16FACC0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E651664"/>
    <w:multiLevelType w:val="hybridMultilevel"/>
    <w:tmpl w:val="6B7616BC"/>
    <w:lvl w:ilvl="0" w:tplc="C01EC9E2">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82921667">
    <w:abstractNumId w:val="9"/>
  </w:num>
  <w:num w:numId="2" w16cid:durableId="3557636">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76766678">
    <w:abstractNumId w:val="3"/>
  </w:num>
  <w:num w:numId="4" w16cid:durableId="1968857661">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89293501">
    <w:abstractNumId w:val="5"/>
  </w:num>
  <w:num w:numId="6" w16cid:durableId="344138104">
    <w:abstractNumId w:val="0"/>
  </w:num>
  <w:num w:numId="7" w16cid:durableId="595023503">
    <w:abstractNumId w:val="1"/>
  </w:num>
  <w:num w:numId="8" w16cid:durableId="1135874270">
    <w:abstractNumId w:val="6"/>
    <w:lvlOverride w:ilvl="0">
      <w:lvl w:ilvl="0">
        <w:start w:val="1"/>
        <w:numFmt w:val="decimal"/>
        <w:lvlText w:val="Part %1:"/>
        <w:lvlJc w:val="left"/>
        <w:pPr>
          <w:tabs>
            <w:tab w:val="num" w:pos="1152"/>
          </w:tabs>
          <w:ind w:left="1152" w:hanging="792"/>
        </w:pPr>
        <w:rPr>
          <w:rFonts w:hint="default"/>
        </w:rPr>
      </w:lvl>
    </w:lvlOverride>
  </w:num>
  <w:num w:numId="9" w16cid:durableId="2018147446">
    <w:abstractNumId w:val="5"/>
  </w:num>
  <w:num w:numId="10" w16cid:durableId="2000036365">
    <w:abstractNumId w:val="10"/>
  </w:num>
  <w:num w:numId="11" w16cid:durableId="5067535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6927685">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543177104">
    <w:abstractNumId w:val="4"/>
  </w:num>
  <w:num w:numId="14" w16cid:durableId="428350575">
    <w:abstractNumId w:val="8"/>
  </w:num>
  <w:num w:numId="15" w16cid:durableId="780808106">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6" w16cid:durableId="903761905">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1330911002">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940603581">
    <w:abstractNumId w:val="2"/>
  </w:num>
  <w:num w:numId="19" w16cid:durableId="1377047829">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YUTH THY">
    <w15:presenceInfo w15:providerId="Windows Live" w15:userId="9d9fa00cbe444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grammar="clean"/>
  <w:attachedTemplate r:id="rId1"/>
  <w:trackRevisions/>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41"/>
    <w:rsid w:val="00001BDF"/>
    <w:rsid w:val="0000380F"/>
    <w:rsid w:val="00004175"/>
    <w:rsid w:val="000059C9"/>
    <w:rsid w:val="00012C22"/>
    <w:rsid w:val="000160F7"/>
    <w:rsid w:val="00016D5B"/>
    <w:rsid w:val="00016F30"/>
    <w:rsid w:val="0002047C"/>
    <w:rsid w:val="00021B9A"/>
    <w:rsid w:val="000242D6"/>
    <w:rsid w:val="00024EE5"/>
    <w:rsid w:val="000250FB"/>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5E3"/>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641"/>
    <w:rsid w:val="00111B36"/>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F52"/>
    <w:rsid w:val="00162105"/>
    <w:rsid w:val="00162EEA"/>
    <w:rsid w:val="00163164"/>
    <w:rsid w:val="00166253"/>
    <w:rsid w:val="001704B7"/>
    <w:rsid w:val="001708A6"/>
    <w:rsid w:val="001710C0"/>
    <w:rsid w:val="00172AFB"/>
    <w:rsid w:val="001772B8"/>
    <w:rsid w:val="00177B76"/>
    <w:rsid w:val="00180FBF"/>
    <w:rsid w:val="001813C3"/>
    <w:rsid w:val="00182CF4"/>
    <w:rsid w:val="001847F2"/>
    <w:rsid w:val="00184AD1"/>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07125"/>
    <w:rsid w:val="00210EF6"/>
    <w:rsid w:val="002113B8"/>
    <w:rsid w:val="00215665"/>
    <w:rsid w:val="002163BB"/>
    <w:rsid w:val="0021792C"/>
    <w:rsid w:val="00220909"/>
    <w:rsid w:val="002240AB"/>
    <w:rsid w:val="00225E37"/>
    <w:rsid w:val="00231DCA"/>
    <w:rsid w:val="00235792"/>
    <w:rsid w:val="00242E3A"/>
    <w:rsid w:val="00246492"/>
    <w:rsid w:val="002506CF"/>
    <w:rsid w:val="0025107F"/>
    <w:rsid w:val="0025735C"/>
    <w:rsid w:val="00260CD4"/>
    <w:rsid w:val="002639D8"/>
    <w:rsid w:val="00265F77"/>
    <w:rsid w:val="00266C83"/>
    <w:rsid w:val="00270FCC"/>
    <w:rsid w:val="002768DC"/>
    <w:rsid w:val="00294C8F"/>
    <w:rsid w:val="002A0B2E"/>
    <w:rsid w:val="002A0DC1"/>
    <w:rsid w:val="002A3898"/>
    <w:rsid w:val="002A6C56"/>
    <w:rsid w:val="002B1A87"/>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56C"/>
    <w:rsid w:val="00310652"/>
    <w:rsid w:val="00311065"/>
    <w:rsid w:val="0031371D"/>
    <w:rsid w:val="0031789F"/>
    <w:rsid w:val="00320788"/>
    <w:rsid w:val="003233A3"/>
    <w:rsid w:val="00325D44"/>
    <w:rsid w:val="00334C33"/>
    <w:rsid w:val="0034218C"/>
    <w:rsid w:val="003440B4"/>
    <w:rsid w:val="0034455D"/>
    <w:rsid w:val="00345EC0"/>
    <w:rsid w:val="0034604B"/>
    <w:rsid w:val="00346D17"/>
    <w:rsid w:val="00347972"/>
    <w:rsid w:val="0035469B"/>
    <w:rsid w:val="003559CC"/>
    <w:rsid w:val="00355D4B"/>
    <w:rsid w:val="003562BF"/>
    <w:rsid w:val="003569D7"/>
    <w:rsid w:val="003608AC"/>
    <w:rsid w:val="003626B7"/>
    <w:rsid w:val="00363A23"/>
    <w:rsid w:val="0036440C"/>
    <w:rsid w:val="0036465A"/>
    <w:rsid w:val="003866CE"/>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C7C45"/>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0D40"/>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169"/>
    <w:rsid w:val="004936C2"/>
    <w:rsid w:val="0049379C"/>
    <w:rsid w:val="004965E5"/>
    <w:rsid w:val="004A1CA0"/>
    <w:rsid w:val="004A22E9"/>
    <w:rsid w:val="004A4ACD"/>
    <w:rsid w:val="004A506C"/>
    <w:rsid w:val="004A5BC5"/>
    <w:rsid w:val="004B023D"/>
    <w:rsid w:val="004C0909"/>
    <w:rsid w:val="004C3F97"/>
    <w:rsid w:val="004C66BF"/>
    <w:rsid w:val="004C7630"/>
    <w:rsid w:val="004D01F2"/>
    <w:rsid w:val="004D2CED"/>
    <w:rsid w:val="004D3339"/>
    <w:rsid w:val="004D353F"/>
    <w:rsid w:val="004D36D7"/>
    <w:rsid w:val="004D682B"/>
    <w:rsid w:val="004E12F8"/>
    <w:rsid w:val="004E1C40"/>
    <w:rsid w:val="004E2692"/>
    <w:rsid w:val="004E51FB"/>
    <w:rsid w:val="004E6152"/>
    <w:rsid w:val="004F344A"/>
    <w:rsid w:val="004F4EC3"/>
    <w:rsid w:val="0050481A"/>
    <w:rsid w:val="00504D52"/>
    <w:rsid w:val="00504ED4"/>
    <w:rsid w:val="00507D50"/>
    <w:rsid w:val="00510639"/>
    <w:rsid w:val="00511791"/>
    <w:rsid w:val="005139BE"/>
    <w:rsid w:val="00514195"/>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7125"/>
    <w:rsid w:val="00580456"/>
    <w:rsid w:val="00580E73"/>
    <w:rsid w:val="00592329"/>
    <w:rsid w:val="00593386"/>
    <w:rsid w:val="00596998"/>
    <w:rsid w:val="005970A3"/>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BD0"/>
    <w:rsid w:val="00601DC0"/>
    <w:rsid w:val="006034CB"/>
    <w:rsid w:val="00603503"/>
    <w:rsid w:val="00603C52"/>
    <w:rsid w:val="006131CE"/>
    <w:rsid w:val="0061336B"/>
    <w:rsid w:val="00617D6E"/>
    <w:rsid w:val="00620ED5"/>
    <w:rsid w:val="00622D61"/>
    <w:rsid w:val="00624198"/>
    <w:rsid w:val="00633E2C"/>
    <w:rsid w:val="00636C28"/>
    <w:rsid w:val="006428E5"/>
    <w:rsid w:val="00644958"/>
    <w:rsid w:val="00645000"/>
    <w:rsid w:val="006513FB"/>
    <w:rsid w:val="00654D12"/>
    <w:rsid w:val="00656EEF"/>
    <w:rsid w:val="006576AF"/>
    <w:rsid w:val="00665F97"/>
    <w:rsid w:val="00672919"/>
    <w:rsid w:val="00677544"/>
    <w:rsid w:val="00681687"/>
    <w:rsid w:val="00686295"/>
    <w:rsid w:val="00686587"/>
    <w:rsid w:val="006904CF"/>
    <w:rsid w:val="00695EE2"/>
    <w:rsid w:val="0069660B"/>
    <w:rsid w:val="006A1B33"/>
    <w:rsid w:val="006A48F1"/>
    <w:rsid w:val="006A6339"/>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58A6"/>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4E09"/>
    <w:rsid w:val="0078405B"/>
    <w:rsid w:val="00786F58"/>
    <w:rsid w:val="00787CC1"/>
    <w:rsid w:val="00792DE2"/>
    <w:rsid w:val="00792F4E"/>
    <w:rsid w:val="0079398D"/>
    <w:rsid w:val="00796C25"/>
    <w:rsid w:val="007A287C"/>
    <w:rsid w:val="007A3B2A"/>
    <w:rsid w:val="007B0C9D"/>
    <w:rsid w:val="007B5522"/>
    <w:rsid w:val="007C0EE0"/>
    <w:rsid w:val="007C1B71"/>
    <w:rsid w:val="007C2FBB"/>
    <w:rsid w:val="007C4125"/>
    <w:rsid w:val="007C7164"/>
    <w:rsid w:val="007C7413"/>
    <w:rsid w:val="007D1984"/>
    <w:rsid w:val="007D2AFE"/>
    <w:rsid w:val="007E3264"/>
    <w:rsid w:val="007E3FEA"/>
    <w:rsid w:val="007E6402"/>
    <w:rsid w:val="007F0A0B"/>
    <w:rsid w:val="007F3A60"/>
    <w:rsid w:val="007F3D0B"/>
    <w:rsid w:val="007F7C94"/>
    <w:rsid w:val="00800105"/>
    <w:rsid w:val="00802FFA"/>
    <w:rsid w:val="00810E4B"/>
    <w:rsid w:val="0081231C"/>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2F2"/>
    <w:rsid w:val="00853418"/>
    <w:rsid w:val="00856EBD"/>
    <w:rsid w:val="00857CF6"/>
    <w:rsid w:val="008610ED"/>
    <w:rsid w:val="00861C6A"/>
    <w:rsid w:val="00865199"/>
    <w:rsid w:val="00867EAF"/>
    <w:rsid w:val="00870763"/>
    <w:rsid w:val="008713EA"/>
    <w:rsid w:val="00873C6B"/>
    <w:rsid w:val="00882B63"/>
    <w:rsid w:val="00882E83"/>
    <w:rsid w:val="00883500"/>
    <w:rsid w:val="0088426A"/>
    <w:rsid w:val="008852BA"/>
    <w:rsid w:val="00890108"/>
    <w:rsid w:val="00893877"/>
    <w:rsid w:val="0089532C"/>
    <w:rsid w:val="00896165"/>
    <w:rsid w:val="00896681"/>
    <w:rsid w:val="0089767B"/>
    <w:rsid w:val="008A2749"/>
    <w:rsid w:val="008A3A90"/>
    <w:rsid w:val="008B06D4"/>
    <w:rsid w:val="008B4F20"/>
    <w:rsid w:val="008B68E7"/>
    <w:rsid w:val="008B7FFD"/>
    <w:rsid w:val="008C22D9"/>
    <w:rsid w:val="008C286A"/>
    <w:rsid w:val="008C2920"/>
    <w:rsid w:val="008C4307"/>
    <w:rsid w:val="008D23DF"/>
    <w:rsid w:val="008D256F"/>
    <w:rsid w:val="008D73BF"/>
    <w:rsid w:val="008D7F09"/>
    <w:rsid w:val="008E00D5"/>
    <w:rsid w:val="008E395E"/>
    <w:rsid w:val="008E5B64"/>
    <w:rsid w:val="008E7DAA"/>
    <w:rsid w:val="008F0094"/>
    <w:rsid w:val="008F03EF"/>
    <w:rsid w:val="008F1798"/>
    <w:rsid w:val="008F340F"/>
    <w:rsid w:val="00903523"/>
    <w:rsid w:val="00906281"/>
    <w:rsid w:val="0090659A"/>
    <w:rsid w:val="00911080"/>
    <w:rsid w:val="00912500"/>
    <w:rsid w:val="0091350B"/>
    <w:rsid w:val="00915710"/>
    <w:rsid w:val="00915986"/>
    <w:rsid w:val="00917624"/>
    <w:rsid w:val="00926CB2"/>
    <w:rsid w:val="00930386"/>
    <w:rsid w:val="0093044E"/>
    <w:rsid w:val="009309F5"/>
    <w:rsid w:val="00933237"/>
    <w:rsid w:val="00933F28"/>
    <w:rsid w:val="009400C3"/>
    <w:rsid w:val="00942299"/>
    <w:rsid w:val="009453F7"/>
    <w:rsid w:val="009476C0"/>
    <w:rsid w:val="009556D8"/>
    <w:rsid w:val="00963E34"/>
    <w:rsid w:val="00964DFA"/>
    <w:rsid w:val="00970A69"/>
    <w:rsid w:val="00975DBA"/>
    <w:rsid w:val="009764DC"/>
    <w:rsid w:val="00980E85"/>
    <w:rsid w:val="0098155C"/>
    <w:rsid w:val="00981CCA"/>
    <w:rsid w:val="00983B77"/>
    <w:rsid w:val="009851E9"/>
    <w:rsid w:val="00996053"/>
    <w:rsid w:val="00997E71"/>
    <w:rsid w:val="009A0B2F"/>
    <w:rsid w:val="009A1CF4"/>
    <w:rsid w:val="009A37D7"/>
    <w:rsid w:val="009A4E17"/>
    <w:rsid w:val="009A6955"/>
    <w:rsid w:val="009B0697"/>
    <w:rsid w:val="009B341C"/>
    <w:rsid w:val="009B5747"/>
    <w:rsid w:val="009C0B81"/>
    <w:rsid w:val="009C3182"/>
    <w:rsid w:val="009D2C27"/>
    <w:rsid w:val="009D4AB4"/>
    <w:rsid w:val="009D503E"/>
    <w:rsid w:val="009E2309"/>
    <w:rsid w:val="009E42B9"/>
    <w:rsid w:val="009E4E17"/>
    <w:rsid w:val="009E54B9"/>
    <w:rsid w:val="009F4C2E"/>
    <w:rsid w:val="00A014A3"/>
    <w:rsid w:val="00A027CC"/>
    <w:rsid w:val="00A02F05"/>
    <w:rsid w:val="00A03F3D"/>
    <w:rsid w:val="00A0412D"/>
    <w:rsid w:val="00A15DF0"/>
    <w:rsid w:val="00A21211"/>
    <w:rsid w:val="00A24A9E"/>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082"/>
    <w:rsid w:val="00A96172"/>
    <w:rsid w:val="00A96D52"/>
    <w:rsid w:val="00A97C5F"/>
    <w:rsid w:val="00AA40A0"/>
    <w:rsid w:val="00AB0D6A"/>
    <w:rsid w:val="00AB43B3"/>
    <w:rsid w:val="00AB49B9"/>
    <w:rsid w:val="00AB501D"/>
    <w:rsid w:val="00AB758A"/>
    <w:rsid w:val="00AC027E"/>
    <w:rsid w:val="00AC05AB"/>
    <w:rsid w:val="00AC1E7E"/>
    <w:rsid w:val="00AC507D"/>
    <w:rsid w:val="00AC66E4"/>
    <w:rsid w:val="00AD0118"/>
    <w:rsid w:val="00AD04F2"/>
    <w:rsid w:val="00AD317D"/>
    <w:rsid w:val="00AD4578"/>
    <w:rsid w:val="00AD68E9"/>
    <w:rsid w:val="00AD761F"/>
    <w:rsid w:val="00AE56C0"/>
    <w:rsid w:val="00AF3EFD"/>
    <w:rsid w:val="00AF7ACC"/>
    <w:rsid w:val="00B00914"/>
    <w:rsid w:val="00B02A8E"/>
    <w:rsid w:val="00B052EE"/>
    <w:rsid w:val="00B1081F"/>
    <w:rsid w:val="00B2496B"/>
    <w:rsid w:val="00B26B94"/>
    <w:rsid w:val="00B27499"/>
    <w:rsid w:val="00B3010D"/>
    <w:rsid w:val="00B34F7E"/>
    <w:rsid w:val="00B35151"/>
    <w:rsid w:val="00B402D3"/>
    <w:rsid w:val="00B433F2"/>
    <w:rsid w:val="00B458E8"/>
    <w:rsid w:val="00B47940"/>
    <w:rsid w:val="00B5397B"/>
    <w:rsid w:val="00B53EE9"/>
    <w:rsid w:val="00B57438"/>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322F"/>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3A03"/>
    <w:rsid w:val="00C351B8"/>
    <w:rsid w:val="00C410D9"/>
    <w:rsid w:val="00C44893"/>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39F8"/>
    <w:rsid w:val="00C87039"/>
    <w:rsid w:val="00C8718B"/>
    <w:rsid w:val="00C872E4"/>
    <w:rsid w:val="00C878D9"/>
    <w:rsid w:val="00C90311"/>
    <w:rsid w:val="00C91C26"/>
    <w:rsid w:val="00C95B07"/>
    <w:rsid w:val="00CA0338"/>
    <w:rsid w:val="00CA2A1D"/>
    <w:rsid w:val="00CA2BB2"/>
    <w:rsid w:val="00CA73D5"/>
    <w:rsid w:val="00CB2FC9"/>
    <w:rsid w:val="00CB5068"/>
    <w:rsid w:val="00CB7D2B"/>
    <w:rsid w:val="00CC1C87"/>
    <w:rsid w:val="00CC3000"/>
    <w:rsid w:val="00CC4859"/>
    <w:rsid w:val="00CC7A35"/>
    <w:rsid w:val="00CD072A"/>
    <w:rsid w:val="00CD1070"/>
    <w:rsid w:val="00CD1B81"/>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E7D"/>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73D"/>
    <w:rsid w:val="00DB1C89"/>
    <w:rsid w:val="00DB3763"/>
    <w:rsid w:val="00DB4029"/>
    <w:rsid w:val="00DB5F4D"/>
    <w:rsid w:val="00DB66F2"/>
    <w:rsid w:val="00DB6DA5"/>
    <w:rsid w:val="00DC076B"/>
    <w:rsid w:val="00DC186F"/>
    <w:rsid w:val="00DC252F"/>
    <w:rsid w:val="00DC6050"/>
    <w:rsid w:val="00DC6445"/>
    <w:rsid w:val="00DC730E"/>
    <w:rsid w:val="00DD35E1"/>
    <w:rsid w:val="00DD43EA"/>
    <w:rsid w:val="00DE6F44"/>
    <w:rsid w:val="00DF1B58"/>
    <w:rsid w:val="00E009DA"/>
    <w:rsid w:val="00E01CDB"/>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D81"/>
    <w:rsid w:val="00E53F99"/>
    <w:rsid w:val="00E56510"/>
    <w:rsid w:val="00E62EA8"/>
    <w:rsid w:val="00E67A6E"/>
    <w:rsid w:val="00E70096"/>
    <w:rsid w:val="00E71B43"/>
    <w:rsid w:val="00E81612"/>
    <w:rsid w:val="00E82BD7"/>
    <w:rsid w:val="00E85041"/>
    <w:rsid w:val="00E859E3"/>
    <w:rsid w:val="00E87D18"/>
    <w:rsid w:val="00E87D62"/>
    <w:rsid w:val="00E97333"/>
    <w:rsid w:val="00EA0B65"/>
    <w:rsid w:val="00EA486E"/>
    <w:rsid w:val="00EA4FA3"/>
    <w:rsid w:val="00EB001B"/>
    <w:rsid w:val="00EB3082"/>
    <w:rsid w:val="00EB6C33"/>
    <w:rsid w:val="00EC1DEA"/>
    <w:rsid w:val="00EC6F62"/>
    <w:rsid w:val="00ED2EA2"/>
    <w:rsid w:val="00ED6019"/>
    <w:rsid w:val="00ED7830"/>
    <w:rsid w:val="00EE2BFF"/>
    <w:rsid w:val="00EE3909"/>
    <w:rsid w:val="00EF4205"/>
    <w:rsid w:val="00EF486C"/>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670A6"/>
    <w:rsid w:val="00F7050A"/>
    <w:rsid w:val="00F75533"/>
    <w:rsid w:val="00F8036D"/>
    <w:rsid w:val="00F809DC"/>
    <w:rsid w:val="00F82427"/>
    <w:rsid w:val="00F86EB0"/>
    <w:rsid w:val="00FA154B"/>
    <w:rsid w:val="00FA2AAF"/>
    <w:rsid w:val="00FA3811"/>
    <w:rsid w:val="00FA3B9F"/>
    <w:rsid w:val="00FA3F06"/>
    <w:rsid w:val="00FA4A26"/>
    <w:rsid w:val="00FA7084"/>
    <w:rsid w:val="00FA7BEF"/>
    <w:rsid w:val="00FB1105"/>
    <w:rsid w:val="00FB1929"/>
    <w:rsid w:val="00FB5FD9"/>
    <w:rsid w:val="00FB6713"/>
    <w:rsid w:val="00FB7FFE"/>
    <w:rsid w:val="00FC4790"/>
    <w:rsid w:val="00FD1398"/>
    <w:rsid w:val="00FD33AB"/>
    <w:rsid w:val="00FD3BA4"/>
    <w:rsid w:val="00FD4724"/>
    <w:rsid w:val="00FD4A68"/>
    <w:rsid w:val="00FD68ED"/>
    <w:rsid w:val="00FD7E00"/>
    <w:rsid w:val="00FE2824"/>
    <w:rsid w:val="00FE2EA5"/>
    <w:rsid w:val="00FE2F0E"/>
    <w:rsid w:val="00FE53F2"/>
    <w:rsid w:val="00FE56B8"/>
    <w:rsid w:val="00FE661F"/>
    <w:rsid w:val="00FF0400"/>
    <w:rsid w:val="00FF3D6B"/>
    <w:rsid w:val="00FF5407"/>
    <w:rsid w:val="00FF6D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683FA"/>
  <w15:docId w15:val="{E692CCC5-BAB0-4B21-A950-29199767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C412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C4125"/>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7C4125"/>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7C4125"/>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C412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7C4125"/>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7C4125"/>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7C4125"/>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7C4125"/>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7C4125"/>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C4125"/>
    <w:rPr>
      <w:b/>
      <w:bCs/>
      <w:noProof/>
      <w:sz w:val="26"/>
      <w:szCs w:val="26"/>
    </w:rPr>
  </w:style>
  <w:style w:type="character" w:customStyle="1" w:styleId="Heading2Char">
    <w:name w:val="Heading 2 Char"/>
    <w:link w:val="Heading2"/>
    <w:uiPriority w:val="9"/>
    <w:rsid w:val="007C4125"/>
    <w:rPr>
      <w:rFonts w:eastAsia="Times New Roman"/>
      <w:b/>
      <w:bCs/>
      <w:sz w:val="24"/>
      <w:szCs w:val="26"/>
    </w:rPr>
  </w:style>
  <w:style w:type="paragraph" w:customStyle="1" w:styleId="ClientNote">
    <w:name w:val="Client Note"/>
    <w:basedOn w:val="Normal"/>
    <w:next w:val="Normal"/>
    <w:autoRedefine/>
    <w:semiHidden/>
    <w:unhideWhenUsed/>
    <w:qFormat/>
    <w:rsid w:val="007C4125"/>
    <w:pPr>
      <w:spacing w:after="0" w:line="240" w:lineRule="auto"/>
    </w:pPr>
    <w:rPr>
      <w:i/>
      <w:color w:val="FF0000"/>
    </w:rPr>
  </w:style>
  <w:style w:type="paragraph" w:customStyle="1" w:styleId="AnswerLineL25">
    <w:name w:val="Answer Line L25"/>
    <w:basedOn w:val="BodyTextL25"/>
    <w:next w:val="BodyTextL25"/>
    <w:qFormat/>
    <w:rsid w:val="007C4125"/>
    <w:rPr>
      <w:b/>
      <w:i/>
      <w:color w:val="FFFFFF" w:themeColor="background1"/>
    </w:rPr>
  </w:style>
  <w:style w:type="paragraph" w:customStyle="1" w:styleId="PageHead">
    <w:name w:val="Page Head"/>
    <w:basedOn w:val="Normal"/>
    <w:qFormat/>
    <w:rsid w:val="007C4125"/>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7C4125"/>
    <w:pPr>
      <w:ind w:left="720"/>
    </w:pPr>
  </w:style>
  <w:style w:type="paragraph" w:styleId="Header">
    <w:name w:val="header"/>
    <w:basedOn w:val="Normal"/>
    <w:link w:val="HeaderChar"/>
    <w:unhideWhenUsed/>
    <w:rsid w:val="007C4125"/>
    <w:pPr>
      <w:tabs>
        <w:tab w:val="center" w:pos="4680"/>
        <w:tab w:val="right" w:pos="9360"/>
      </w:tabs>
    </w:pPr>
  </w:style>
  <w:style w:type="character" w:customStyle="1" w:styleId="HeaderChar">
    <w:name w:val="Header Char"/>
    <w:basedOn w:val="DefaultParagraphFont"/>
    <w:link w:val="Header"/>
    <w:rsid w:val="007C4125"/>
    <w:rPr>
      <w:sz w:val="22"/>
      <w:szCs w:val="22"/>
    </w:rPr>
  </w:style>
  <w:style w:type="paragraph" w:styleId="Footer">
    <w:name w:val="footer"/>
    <w:basedOn w:val="Normal"/>
    <w:link w:val="FooterChar"/>
    <w:autoRedefine/>
    <w:uiPriority w:val="99"/>
    <w:unhideWhenUsed/>
    <w:rsid w:val="007C4125"/>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7C4125"/>
    <w:rPr>
      <w:sz w:val="16"/>
      <w:szCs w:val="22"/>
    </w:rPr>
  </w:style>
  <w:style w:type="paragraph" w:styleId="BalloonText">
    <w:name w:val="Balloon Text"/>
    <w:basedOn w:val="Normal"/>
    <w:link w:val="BalloonTextChar"/>
    <w:uiPriority w:val="99"/>
    <w:semiHidden/>
    <w:unhideWhenUsed/>
    <w:rsid w:val="007C412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C4125"/>
    <w:rPr>
      <w:rFonts w:ascii="Tahoma" w:hAnsi="Tahoma"/>
      <w:sz w:val="16"/>
      <w:szCs w:val="16"/>
    </w:rPr>
  </w:style>
  <w:style w:type="paragraph" w:customStyle="1" w:styleId="TableText">
    <w:name w:val="Table Text"/>
    <w:basedOn w:val="Normal"/>
    <w:link w:val="TableTextChar"/>
    <w:qFormat/>
    <w:rsid w:val="007C4125"/>
    <w:pPr>
      <w:spacing w:line="240" w:lineRule="auto"/>
    </w:pPr>
    <w:rPr>
      <w:sz w:val="20"/>
      <w:szCs w:val="20"/>
    </w:rPr>
  </w:style>
  <w:style w:type="character" w:customStyle="1" w:styleId="TableTextChar">
    <w:name w:val="Table Text Char"/>
    <w:link w:val="TableText"/>
    <w:rsid w:val="007C4125"/>
  </w:style>
  <w:style w:type="table" w:styleId="TableGrid">
    <w:name w:val="Table Grid"/>
    <w:basedOn w:val="TableNormal"/>
    <w:uiPriority w:val="59"/>
    <w:rsid w:val="007C41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7C4125"/>
    <w:pPr>
      <w:keepNext/>
      <w:spacing w:before="120" w:after="120"/>
      <w:jc w:val="center"/>
    </w:pPr>
    <w:rPr>
      <w:b/>
      <w:sz w:val="20"/>
    </w:rPr>
  </w:style>
  <w:style w:type="paragraph" w:customStyle="1" w:styleId="Bulletlevel1">
    <w:name w:val="Bullet level 1"/>
    <w:basedOn w:val="BodyTextL25"/>
    <w:qFormat/>
    <w:rsid w:val="007C4125"/>
    <w:pPr>
      <w:numPr>
        <w:numId w:val="1"/>
      </w:numPr>
    </w:pPr>
  </w:style>
  <w:style w:type="paragraph" w:customStyle="1" w:styleId="Bulletlevel2">
    <w:name w:val="Bullet level 2"/>
    <w:basedOn w:val="BodyTextL25"/>
    <w:qFormat/>
    <w:rsid w:val="007C4125"/>
    <w:pPr>
      <w:numPr>
        <w:numId w:val="7"/>
      </w:numPr>
      <w:ind w:left="1080"/>
    </w:pPr>
  </w:style>
  <w:style w:type="paragraph" w:customStyle="1" w:styleId="InstNoteRed">
    <w:name w:val="Inst Note Red"/>
    <w:basedOn w:val="Normal"/>
    <w:qFormat/>
    <w:rsid w:val="007C4125"/>
    <w:pPr>
      <w:spacing w:line="240" w:lineRule="auto"/>
    </w:pPr>
    <w:rPr>
      <w:color w:val="EE0000"/>
      <w:sz w:val="20"/>
    </w:rPr>
  </w:style>
  <w:style w:type="paragraph" w:customStyle="1" w:styleId="ConfigWindow">
    <w:name w:val="Config Window"/>
    <w:basedOn w:val="BodyText"/>
    <w:next w:val="BodyTextL25"/>
    <w:qFormat/>
    <w:rsid w:val="007C4125"/>
    <w:pPr>
      <w:spacing w:before="0" w:after="0"/>
    </w:pPr>
    <w:rPr>
      <w:i/>
      <w:color w:val="FFFFFF" w:themeColor="background1"/>
      <w:sz w:val="6"/>
    </w:rPr>
  </w:style>
  <w:style w:type="paragraph" w:customStyle="1" w:styleId="SubStepAlpha">
    <w:name w:val="SubStep Alpha"/>
    <w:basedOn w:val="BodyTextL25"/>
    <w:qFormat/>
    <w:rsid w:val="007C4125"/>
    <w:pPr>
      <w:numPr>
        <w:ilvl w:val="3"/>
        <w:numId w:val="5"/>
      </w:numPr>
    </w:pPr>
  </w:style>
  <w:style w:type="paragraph" w:customStyle="1" w:styleId="CMD">
    <w:name w:val="CMD"/>
    <w:basedOn w:val="BodyTextL25"/>
    <w:link w:val="CMDChar"/>
    <w:qFormat/>
    <w:rsid w:val="007C4125"/>
    <w:pPr>
      <w:spacing w:before="60" w:after="60"/>
      <w:ind w:left="720"/>
    </w:pPr>
    <w:rPr>
      <w:rFonts w:ascii="Courier New" w:hAnsi="Courier New"/>
    </w:rPr>
  </w:style>
  <w:style w:type="paragraph" w:customStyle="1" w:styleId="BodyTextL50">
    <w:name w:val="Body Text L50"/>
    <w:basedOn w:val="Normal"/>
    <w:link w:val="BodyTextL50Char"/>
    <w:qFormat/>
    <w:rsid w:val="007C4125"/>
    <w:pPr>
      <w:spacing w:before="120" w:after="120" w:line="240" w:lineRule="auto"/>
      <w:ind w:left="720"/>
    </w:pPr>
    <w:rPr>
      <w:sz w:val="20"/>
    </w:rPr>
  </w:style>
  <w:style w:type="paragraph" w:customStyle="1" w:styleId="BodyTextL25">
    <w:name w:val="Body Text L25"/>
    <w:basedOn w:val="Normal"/>
    <w:link w:val="BodyTextL25Char"/>
    <w:qFormat/>
    <w:rsid w:val="007C4125"/>
    <w:pPr>
      <w:spacing w:before="120" w:after="120" w:line="240" w:lineRule="auto"/>
      <w:ind w:left="360"/>
    </w:pPr>
    <w:rPr>
      <w:sz w:val="20"/>
    </w:rPr>
  </w:style>
  <w:style w:type="paragraph" w:customStyle="1" w:styleId="InstNoteRedL50">
    <w:name w:val="Inst Note Red L50"/>
    <w:basedOn w:val="InstNoteRed"/>
    <w:next w:val="Normal"/>
    <w:qFormat/>
    <w:rsid w:val="007C4125"/>
    <w:pPr>
      <w:spacing w:before="120" w:after="120"/>
      <w:ind w:left="720"/>
    </w:pPr>
  </w:style>
  <w:style w:type="paragraph" w:customStyle="1" w:styleId="DevConfigs">
    <w:name w:val="DevConfigs"/>
    <w:basedOn w:val="Normal"/>
    <w:link w:val="DevConfigsChar"/>
    <w:qFormat/>
    <w:rsid w:val="007C4125"/>
    <w:pPr>
      <w:spacing w:before="0" w:after="0"/>
    </w:pPr>
    <w:rPr>
      <w:rFonts w:ascii="Courier New" w:hAnsi="Courier New"/>
      <w:sz w:val="20"/>
    </w:rPr>
  </w:style>
  <w:style w:type="paragraph" w:customStyle="1" w:styleId="Visual">
    <w:name w:val="Visual"/>
    <w:basedOn w:val="Normal"/>
    <w:qFormat/>
    <w:rsid w:val="007C4125"/>
    <w:pPr>
      <w:spacing w:before="240" w:after="240"/>
      <w:jc w:val="center"/>
    </w:pPr>
  </w:style>
  <w:style w:type="paragraph" w:styleId="DocumentMap">
    <w:name w:val="Document Map"/>
    <w:basedOn w:val="Normal"/>
    <w:link w:val="DocumentMapChar"/>
    <w:uiPriority w:val="99"/>
    <w:semiHidden/>
    <w:unhideWhenUsed/>
    <w:rsid w:val="007C4125"/>
    <w:pPr>
      <w:spacing w:after="0" w:line="240" w:lineRule="auto"/>
    </w:pPr>
    <w:rPr>
      <w:rFonts w:ascii="Tahoma" w:hAnsi="Tahoma"/>
      <w:sz w:val="16"/>
      <w:szCs w:val="16"/>
    </w:rPr>
  </w:style>
  <w:style w:type="character" w:customStyle="1" w:styleId="DocumentMapChar">
    <w:name w:val="Document Map Char"/>
    <w:link w:val="DocumentMap"/>
    <w:uiPriority w:val="99"/>
    <w:semiHidden/>
    <w:rsid w:val="007C4125"/>
    <w:rPr>
      <w:rFonts w:ascii="Tahoma" w:hAnsi="Tahoma"/>
      <w:sz w:val="16"/>
      <w:szCs w:val="16"/>
    </w:rPr>
  </w:style>
  <w:style w:type="character" w:customStyle="1" w:styleId="LabTitleInstVersred">
    <w:name w:val="Lab Title Inst Vers (red)"/>
    <w:uiPriority w:val="1"/>
    <w:qFormat/>
    <w:rsid w:val="007C4125"/>
    <w:rPr>
      <w:rFonts w:ascii="Arial" w:hAnsi="Arial"/>
      <w:b/>
      <w:color w:val="EE0000"/>
      <w:sz w:val="32"/>
    </w:rPr>
  </w:style>
  <w:style w:type="character" w:customStyle="1" w:styleId="AnswerGray">
    <w:name w:val="Answer Gray"/>
    <w:basedOn w:val="DefaultParagraphFont"/>
    <w:uiPriority w:val="1"/>
    <w:qFormat/>
    <w:rsid w:val="007C4125"/>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7C4125"/>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7C4125"/>
    <w:pPr>
      <w:numPr>
        <w:ilvl w:val="4"/>
        <w:numId w:val="5"/>
      </w:numPr>
    </w:pPr>
  </w:style>
  <w:style w:type="table" w:customStyle="1" w:styleId="LightList-Accent11">
    <w:name w:val="Light List - Accent 11"/>
    <w:basedOn w:val="TableNormal"/>
    <w:uiPriority w:val="61"/>
    <w:rsid w:val="007C412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7C4125"/>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7C4125"/>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7C4125"/>
    <w:pPr>
      <w:numPr>
        <w:numId w:val="1"/>
      </w:numPr>
    </w:pPr>
  </w:style>
  <w:style w:type="numbering" w:customStyle="1" w:styleId="LabList">
    <w:name w:val="Lab List"/>
    <w:basedOn w:val="NoList"/>
    <w:uiPriority w:val="99"/>
    <w:rsid w:val="007C4125"/>
    <w:pPr>
      <w:numPr>
        <w:numId w:val="5"/>
      </w:numPr>
    </w:pPr>
  </w:style>
  <w:style w:type="paragraph" w:customStyle="1" w:styleId="CMDOutput">
    <w:name w:val="CMD Output"/>
    <w:basedOn w:val="BodyTextL25"/>
    <w:link w:val="CMDOutputChar"/>
    <w:qFormat/>
    <w:rsid w:val="007C4125"/>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7C4125"/>
    <w:rPr>
      <w:color w:val="EE0000"/>
    </w:rPr>
  </w:style>
  <w:style w:type="paragraph" w:customStyle="1" w:styleId="BodyTextL25Bold">
    <w:name w:val="Body Text L25 Bold"/>
    <w:basedOn w:val="BodyTextL25"/>
    <w:qFormat/>
    <w:rsid w:val="007C4125"/>
    <w:rPr>
      <w:b/>
    </w:rPr>
  </w:style>
  <w:style w:type="paragraph" w:styleId="HTMLPreformatted">
    <w:name w:val="HTML Preformatted"/>
    <w:basedOn w:val="Normal"/>
    <w:link w:val="HTMLPreformattedChar"/>
    <w:uiPriority w:val="99"/>
    <w:unhideWhenUsed/>
    <w:rsid w:val="007C4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7C4125"/>
    <w:rPr>
      <w:rFonts w:ascii="Courier New" w:eastAsia="Times New Roman" w:hAnsi="Courier New"/>
    </w:rPr>
  </w:style>
  <w:style w:type="character" w:styleId="CommentReference">
    <w:name w:val="annotation reference"/>
    <w:semiHidden/>
    <w:unhideWhenUsed/>
    <w:rsid w:val="007C4125"/>
    <w:rPr>
      <w:sz w:val="16"/>
      <w:szCs w:val="16"/>
    </w:rPr>
  </w:style>
  <w:style w:type="paragraph" w:styleId="CommentText">
    <w:name w:val="annotation text"/>
    <w:basedOn w:val="Normal"/>
    <w:link w:val="CommentTextChar"/>
    <w:semiHidden/>
    <w:unhideWhenUsed/>
    <w:rsid w:val="007C4125"/>
    <w:rPr>
      <w:sz w:val="20"/>
      <w:szCs w:val="20"/>
    </w:rPr>
  </w:style>
  <w:style w:type="character" w:customStyle="1" w:styleId="CommentTextChar">
    <w:name w:val="Comment Text Char"/>
    <w:basedOn w:val="DefaultParagraphFont"/>
    <w:link w:val="CommentText"/>
    <w:semiHidden/>
    <w:rsid w:val="007C4125"/>
  </w:style>
  <w:style w:type="paragraph" w:styleId="CommentSubject">
    <w:name w:val="annotation subject"/>
    <w:basedOn w:val="CommentText"/>
    <w:next w:val="CommentText"/>
    <w:link w:val="CommentSubjectChar"/>
    <w:uiPriority w:val="99"/>
    <w:semiHidden/>
    <w:unhideWhenUsed/>
    <w:rsid w:val="007C4125"/>
    <w:rPr>
      <w:b/>
      <w:bCs/>
    </w:rPr>
  </w:style>
  <w:style w:type="character" w:customStyle="1" w:styleId="CommentSubjectChar">
    <w:name w:val="Comment Subject Char"/>
    <w:link w:val="CommentSubject"/>
    <w:uiPriority w:val="99"/>
    <w:semiHidden/>
    <w:rsid w:val="007C4125"/>
    <w:rPr>
      <w:b/>
      <w:bCs/>
    </w:rPr>
  </w:style>
  <w:style w:type="paragraph" w:customStyle="1" w:styleId="ReflectionQ">
    <w:name w:val="Reflection Q"/>
    <w:basedOn w:val="BodyTextL25"/>
    <w:qFormat/>
    <w:rsid w:val="007C4125"/>
    <w:pPr>
      <w:keepNext/>
      <w:numPr>
        <w:ilvl w:val="1"/>
        <w:numId w:val="3"/>
      </w:numPr>
    </w:pPr>
  </w:style>
  <w:style w:type="numbering" w:customStyle="1" w:styleId="SectionList">
    <w:name w:val="Section_List"/>
    <w:basedOn w:val="NoList"/>
    <w:uiPriority w:val="99"/>
    <w:rsid w:val="007C4125"/>
    <w:pPr>
      <w:numPr>
        <w:numId w:val="3"/>
      </w:numPr>
    </w:pPr>
  </w:style>
  <w:style w:type="character" w:customStyle="1" w:styleId="Heading4Char">
    <w:name w:val="Heading 4 Char"/>
    <w:basedOn w:val="DefaultParagraphFont"/>
    <w:link w:val="Heading4"/>
    <w:rsid w:val="007C412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7C4125"/>
    <w:rPr>
      <w:rFonts w:eastAsia="Times New Roman"/>
      <w:b/>
      <w:bCs/>
      <w:i/>
      <w:iCs/>
      <w:sz w:val="26"/>
      <w:szCs w:val="26"/>
    </w:rPr>
  </w:style>
  <w:style w:type="character" w:customStyle="1" w:styleId="Heading6Char">
    <w:name w:val="Heading 6 Char"/>
    <w:basedOn w:val="DefaultParagraphFont"/>
    <w:link w:val="Heading6"/>
    <w:semiHidden/>
    <w:rsid w:val="007C4125"/>
    <w:rPr>
      <w:rFonts w:eastAsia="Times New Roman"/>
      <w:b/>
      <w:bCs/>
      <w:sz w:val="22"/>
      <w:szCs w:val="22"/>
    </w:rPr>
  </w:style>
  <w:style w:type="character" w:customStyle="1" w:styleId="Heading7Char">
    <w:name w:val="Heading 7 Char"/>
    <w:basedOn w:val="DefaultParagraphFont"/>
    <w:link w:val="Heading7"/>
    <w:semiHidden/>
    <w:rsid w:val="007C4125"/>
    <w:rPr>
      <w:rFonts w:eastAsia="Times New Roman"/>
      <w:szCs w:val="24"/>
    </w:rPr>
  </w:style>
  <w:style w:type="character" w:customStyle="1" w:styleId="Heading8Char">
    <w:name w:val="Heading 8 Char"/>
    <w:basedOn w:val="DefaultParagraphFont"/>
    <w:link w:val="Heading8"/>
    <w:semiHidden/>
    <w:rsid w:val="007C4125"/>
    <w:rPr>
      <w:rFonts w:eastAsia="Times New Roman"/>
      <w:i/>
      <w:iCs/>
      <w:szCs w:val="24"/>
    </w:rPr>
  </w:style>
  <w:style w:type="character" w:customStyle="1" w:styleId="Heading9Char">
    <w:name w:val="Heading 9 Char"/>
    <w:basedOn w:val="DefaultParagraphFont"/>
    <w:link w:val="Heading9"/>
    <w:semiHidden/>
    <w:rsid w:val="007C4125"/>
    <w:rPr>
      <w:rFonts w:eastAsia="Times New Roman" w:cs="Arial"/>
      <w:sz w:val="22"/>
      <w:szCs w:val="22"/>
    </w:rPr>
  </w:style>
  <w:style w:type="character" w:customStyle="1" w:styleId="Heading3Char">
    <w:name w:val="Heading 3 Char"/>
    <w:link w:val="Heading3"/>
    <w:rsid w:val="007C4125"/>
    <w:rPr>
      <w:rFonts w:eastAsia="Times New Roman"/>
      <w:b/>
      <w:bCs/>
      <w:sz w:val="22"/>
      <w:szCs w:val="26"/>
    </w:rPr>
  </w:style>
  <w:style w:type="paragraph" w:styleId="EndnoteText">
    <w:name w:val="endnote text"/>
    <w:basedOn w:val="Normal"/>
    <w:link w:val="EndnoteTextChar"/>
    <w:semiHidden/>
    <w:rsid w:val="007C4125"/>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7C4125"/>
    <w:rPr>
      <w:rFonts w:eastAsia="Times New Roman"/>
    </w:rPr>
  </w:style>
  <w:style w:type="paragraph" w:styleId="FootnoteText">
    <w:name w:val="footnote text"/>
    <w:basedOn w:val="Normal"/>
    <w:link w:val="FootnoteTextChar"/>
    <w:semiHidden/>
    <w:rsid w:val="007C4125"/>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7C4125"/>
    <w:rPr>
      <w:rFonts w:eastAsia="Times New Roman"/>
    </w:rPr>
  </w:style>
  <w:style w:type="paragraph" w:styleId="Index1">
    <w:name w:val="index 1"/>
    <w:basedOn w:val="Normal"/>
    <w:next w:val="Normal"/>
    <w:autoRedefine/>
    <w:semiHidden/>
    <w:rsid w:val="007C4125"/>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7C4125"/>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7C4125"/>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7C4125"/>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7C4125"/>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7C4125"/>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7C4125"/>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7C4125"/>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7C4125"/>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7C4125"/>
    <w:pPr>
      <w:spacing w:before="0" w:after="0" w:line="240" w:lineRule="auto"/>
    </w:pPr>
    <w:rPr>
      <w:rFonts w:eastAsia="Times New Roman" w:cs="Arial"/>
      <w:b/>
      <w:bCs/>
      <w:sz w:val="20"/>
      <w:szCs w:val="24"/>
    </w:rPr>
  </w:style>
  <w:style w:type="paragraph" w:styleId="MacroText">
    <w:name w:val="macro"/>
    <w:link w:val="MacroTextChar"/>
    <w:semiHidden/>
    <w:rsid w:val="007C4125"/>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7C4125"/>
    <w:rPr>
      <w:rFonts w:ascii="Courier New" w:eastAsia="Times New Roman" w:hAnsi="Courier New" w:cs="Courier New"/>
    </w:rPr>
  </w:style>
  <w:style w:type="paragraph" w:styleId="TableofAuthorities">
    <w:name w:val="table of authorities"/>
    <w:basedOn w:val="Normal"/>
    <w:next w:val="Normal"/>
    <w:semiHidden/>
    <w:rsid w:val="007C4125"/>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7C4125"/>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7C4125"/>
    <w:pPr>
      <w:spacing w:before="120" w:after="0" w:line="240" w:lineRule="auto"/>
    </w:pPr>
    <w:rPr>
      <w:rFonts w:eastAsia="Times New Roman" w:cs="Arial"/>
      <w:b/>
      <w:bCs/>
      <w:sz w:val="20"/>
      <w:szCs w:val="24"/>
    </w:rPr>
  </w:style>
  <w:style w:type="paragraph" w:styleId="TOC1">
    <w:name w:val="toc 1"/>
    <w:basedOn w:val="Normal"/>
    <w:next w:val="Normal"/>
    <w:autoRedefine/>
    <w:semiHidden/>
    <w:rsid w:val="007C4125"/>
    <w:pPr>
      <w:spacing w:before="0" w:after="0" w:line="240" w:lineRule="auto"/>
    </w:pPr>
    <w:rPr>
      <w:rFonts w:eastAsia="Times New Roman"/>
      <w:sz w:val="20"/>
      <w:szCs w:val="24"/>
    </w:rPr>
  </w:style>
  <w:style w:type="paragraph" w:styleId="TOC2">
    <w:name w:val="toc 2"/>
    <w:basedOn w:val="Normal"/>
    <w:next w:val="Normal"/>
    <w:autoRedefine/>
    <w:semiHidden/>
    <w:rsid w:val="007C4125"/>
    <w:pPr>
      <w:spacing w:before="0" w:after="0" w:line="240" w:lineRule="auto"/>
      <w:ind w:left="240"/>
    </w:pPr>
    <w:rPr>
      <w:rFonts w:eastAsia="Times New Roman"/>
      <w:sz w:val="20"/>
      <w:szCs w:val="24"/>
    </w:rPr>
  </w:style>
  <w:style w:type="paragraph" w:styleId="TOC3">
    <w:name w:val="toc 3"/>
    <w:basedOn w:val="Normal"/>
    <w:next w:val="Normal"/>
    <w:autoRedefine/>
    <w:semiHidden/>
    <w:rsid w:val="007C4125"/>
    <w:pPr>
      <w:spacing w:before="0" w:after="0" w:line="240" w:lineRule="auto"/>
      <w:ind w:left="480"/>
    </w:pPr>
    <w:rPr>
      <w:rFonts w:eastAsia="Times New Roman"/>
      <w:sz w:val="20"/>
      <w:szCs w:val="24"/>
    </w:rPr>
  </w:style>
  <w:style w:type="paragraph" w:styleId="TOC4">
    <w:name w:val="toc 4"/>
    <w:basedOn w:val="Normal"/>
    <w:next w:val="Normal"/>
    <w:autoRedefine/>
    <w:semiHidden/>
    <w:rsid w:val="007C4125"/>
    <w:pPr>
      <w:spacing w:before="0" w:after="0" w:line="240" w:lineRule="auto"/>
      <w:ind w:left="720"/>
    </w:pPr>
    <w:rPr>
      <w:rFonts w:eastAsia="Times New Roman"/>
      <w:sz w:val="20"/>
      <w:szCs w:val="24"/>
    </w:rPr>
  </w:style>
  <w:style w:type="paragraph" w:styleId="TOC5">
    <w:name w:val="toc 5"/>
    <w:basedOn w:val="Normal"/>
    <w:next w:val="Normal"/>
    <w:autoRedefine/>
    <w:semiHidden/>
    <w:rsid w:val="007C4125"/>
    <w:pPr>
      <w:spacing w:before="0" w:after="0" w:line="240" w:lineRule="auto"/>
      <w:ind w:left="960"/>
    </w:pPr>
    <w:rPr>
      <w:rFonts w:eastAsia="Times New Roman"/>
      <w:sz w:val="20"/>
      <w:szCs w:val="24"/>
    </w:rPr>
  </w:style>
  <w:style w:type="paragraph" w:styleId="TOC6">
    <w:name w:val="toc 6"/>
    <w:basedOn w:val="Normal"/>
    <w:next w:val="Normal"/>
    <w:autoRedefine/>
    <w:semiHidden/>
    <w:rsid w:val="007C4125"/>
    <w:pPr>
      <w:spacing w:before="0" w:after="0" w:line="240" w:lineRule="auto"/>
      <w:ind w:left="1200"/>
    </w:pPr>
    <w:rPr>
      <w:rFonts w:eastAsia="Times New Roman"/>
      <w:sz w:val="20"/>
      <w:szCs w:val="24"/>
    </w:rPr>
  </w:style>
  <w:style w:type="paragraph" w:styleId="TOC7">
    <w:name w:val="toc 7"/>
    <w:basedOn w:val="Normal"/>
    <w:next w:val="Normal"/>
    <w:autoRedefine/>
    <w:semiHidden/>
    <w:rsid w:val="007C4125"/>
    <w:pPr>
      <w:spacing w:before="0" w:after="0" w:line="240" w:lineRule="auto"/>
      <w:ind w:left="1440"/>
    </w:pPr>
    <w:rPr>
      <w:rFonts w:eastAsia="Times New Roman"/>
      <w:sz w:val="20"/>
      <w:szCs w:val="24"/>
    </w:rPr>
  </w:style>
  <w:style w:type="paragraph" w:styleId="TOC8">
    <w:name w:val="toc 8"/>
    <w:basedOn w:val="Normal"/>
    <w:next w:val="Normal"/>
    <w:autoRedefine/>
    <w:semiHidden/>
    <w:rsid w:val="007C4125"/>
    <w:pPr>
      <w:spacing w:before="0" w:after="0" w:line="240" w:lineRule="auto"/>
      <w:ind w:left="1680"/>
    </w:pPr>
    <w:rPr>
      <w:rFonts w:eastAsia="Times New Roman"/>
      <w:sz w:val="20"/>
      <w:szCs w:val="24"/>
    </w:rPr>
  </w:style>
  <w:style w:type="paragraph" w:styleId="TOC9">
    <w:name w:val="toc 9"/>
    <w:basedOn w:val="Normal"/>
    <w:next w:val="Normal"/>
    <w:autoRedefine/>
    <w:semiHidden/>
    <w:rsid w:val="007C4125"/>
    <w:pPr>
      <w:spacing w:before="0" w:after="0" w:line="240" w:lineRule="auto"/>
      <w:ind w:left="1920"/>
    </w:pPr>
    <w:rPr>
      <w:rFonts w:eastAsia="Times New Roman"/>
      <w:sz w:val="20"/>
      <w:szCs w:val="24"/>
    </w:rPr>
  </w:style>
  <w:style w:type="paragraph" w:styleId="BodyText">
    <w:name w:val="Body Text"/>
    <w:basedOn w:val="Normal"/>
    <w:link w:val="BodyTextChar"/>
    <w:rsid w:val="007C4125"/>
    <w:pPr>
      <w:spacing w:before="120" w:after="120" w:line="240" w:lineRule="auto"/>
    </w:pPr>
    <w:rPr>
      <w:rFonts w:eastAsia="Times New Roman"/>
      <w:sz w:val="20"/>
      <w:szCs w:val="24"/>
    </w:rPr>
  </w:style>
  <w:style w:type="character" w:customStyle="1" w:styleId="BodyTextChar">
    <w:name w:val="Body Text Char"/>
    <w:link w:val="BodyText"/>
    <w:rsid w:val="007C4125"/>
    <w:rPr>
      <w:rFonts w:eastAsia="Times New Roman"/>
      <w:szCs w:val="24"/>
    </w:rPr>
  </w:style>
  <w:style w:type="paragraph" w:customStyle="1" w:styleId="ColorfulShading-Accent11">
    <w:name w:val="Colorful Shading - Accent 11"/>
    <w:hidden/>
    <w:semiHidden/>
    <w:rsid w:val="007C4125"/>
    <w:rPr>
      <w:rFonts w:eastAsia="Times New Roman" w:cs="Arial"/>
    </w:rPr>
  </w:style>
  <w:style w:type="paragraph" w:customStyle="1" w:styleId="BodyTextBold">
    <w:name w:val="Body Text Bold"/>
    <w:basedOn w:val="BodyText"/>
    <w:next w:val="BodyTextL25"/>
    <w:link w:val="BodyTextBoldChar"/>
    <w:qFormat/>
    <w:rsid w:val="007C4125"/>
    <w:rPr>
      <w:b/>
    </w:rPr>
  </w:style>
  <w:style w:type="character" w:customStyle="1" w:styleId="CMDChar">
    <w:name w:val="CMD Char"/>
    <w:basedOn w:val="DefaultParagraphFont"/>
    <w:link w:val="CMD"/>
    <w:rsid w:val="007C4125"/>
    <w:rPr>
      <w:rFonts w:ascii="Courier New" w:hAnsi="Courier New"/>
      <w:szCs w:val="22"/>
    </w:rPr>
  </w:style>
  <w:style w:type="character" w:customStyle="1" w:styleId="BodyTextBoldChar">
    <w:name w:val="Body Text Bold Char"/>
    <w:basedOn w:val="BodyTextChar"/>
    <w:link w:val="BodyTextBold"/>
    <w:rsid w:val="007C4125"/>
    <w:rPr>
      <w:rFonts w:eastAsia="Times New Roman"/>
      <w:b/>
      <w:szCs w:val="24"/>
    </w:rPr>
  </w:style>
  <w:style w:type="paragraph" w:styleId="Title">
    <w:name w:val="Title"/>
    <w:basedOn w:val="Normal"/>
    <w:next w:val="BodyTextL25"/>
    <w:link w:val="TitleChar"/>
    <w:qFormat/>
    <w:rsid w:val="007C4125"/>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C4125"/>
    <w:rPr>
      <w:rFonts w:eastAsiaTheme="majorEastAsia" w:cstheme="majorBidi"/>
      <w:b/>
      <w:kern w:val="28"/>
      <w:sz w:val="32"/>
      <w:szCs w:val="56"/>
    </w:rPr>
  </w:style>
  <w:style w:type="character" w:styleId="PlaceholderText">
    <w:name w:val="Placeholder Text"/>
    <w:basedOn w:val="DefaultParagraphFont"/>
    <w:uiPriority w:val="99"/>
    <w:semiHidden/>
    <w:rsid w:val="007C4125"/>
    <w:rPr>
      <w:color w:val="808080"/>
    </w:rPr>
  </w:style>
  <w:style w:type="paragraph" w:customStyle="1" w:styleId="CMDRed">
    <w:name w:val="CMD Red"/>
    <w:basedOn w:val="CMD"/>
    <w:link w:val="CMDRedChar"/>
    <w:qFormat/>
    <w:rsid w:val="007C4125"/>
    <w:rPr>
      <w:color w:val="EE0000"/>
    </w:rPr>
  </w:style>
  <w:style w:type="character" w:customStyle="1" w:styleId="CMDRedChar">
    <w:name w:val="CMD Red Char"/>
    <w:basedOn w:val="CMDChar"/>
    <w:link w:val="CMDRed"/>
    <w:rsid w:val="007C4125"/>
    <w:rPr>
      <w:rFonts w:ascii="Courier New" w:hAnsi="Courier New"/>
      <w:color w:val="EE0000"/>
      <w:szCs w:val="22"/>
    </w:rPr>
  </w:style>
  <w:style w:type="paragraph" w:customStyle="1" w:styleId="CMDOutputRed">
    <w:name w:val="CMD Output Red"/>
    <w:basedOn w:val="CMDOutput"/>
    <w:link w:val="CMDOutputRedChar"/>
    <w:qFormat/>
    <w:rsid w:val="007C4125"/>
    <w:rPr>
      <w:color w:val="EE0000"/>
    </w:rPr>
  </w:style>
  <w:style w:type="character" w:customStyle="1" w:styleId="BodyTextL25Char">
    <w:name w:val="Body Text L25 Char"/>
    <w:basedOn w:val="DefaultParagraphFont"/>
    <w:link w:val="BodyTextL25"/>
    <w:rsid w:val="007C4125"/>
    <w:rPr>
      <w:szCs w:val="22"/>
    </w:rPr>
  </w:style>
  <w:style w:type="character" w:customStyle="1" w:styleId="CMDOutputChar">
    <w:name w:val="CMD Output Char"/>
    <w:basedOn w:val="BodyTextL25Char"/>
    <w:link w:val="CMDOutput"/>
    <w:rsid w:val="007C4125"/>
    <w:rPr>
      <w:rFonts w:ascii="Courier New" w:hAnsi="Courier New"/>
      <w:sz w:val="18"/>
      <w:szCs w:val="22"/>
    </w:rPr>
  </w:style>
  <w:style w:type="character" w:customStyle="1" w:styleId="CMDOutputRedChar">
    <w:name w:val="CMD Output Red Char"/>
    <w:basedOn w:val="CMDOutputChar"/>
    <w:link w:val="CMDOutputRed"/>
    <w:rsid w:val="007C4125"/>
    <w:rPr>
      <w:rFonts w:ascii="Courier New" w:hAnsi="Courier New"/>
      <w:color w:val="EE0000"/>
      <w:sz w:val="18"/>
      <w:szCs w:val="22"/>
    </w:rPr>
  </w:style>
  <w:style w:type="paragraph" w:customStyle="1" w:styleId="Drawing">
    <w:name w:val="Drawing"/>
    <w:basedOn w:val="AnswerLineL25"/>
    <w:qFormat/>
    <w:rsid w:val="007C4125"/>
  </w:style>
  <w:style w:type="paragraph" w:customStyle="1" w:styleId="TableAnswer">
    <w:name w:val="Table Answer"/>
    <w:basedOn w:val="TableText"/>
    <w:qFormat/>
    <w:rsid w:val="007C4125"/>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paragraph" w:customStyle="1" w:styleId="Default">
    <w:name w:val="Default"/>
    <w:rsid w:val="008C22D9"/>
    <w:pPr>
      <w:autoSpaceDE w:val="0"/>
      <w:autoSpaceDN w:val="0"/>
      <w:adjustRightInd w:val="0"/>
    </w:pPr>
    <w:rPr>
      <w:rFonts w:ascii="IDAJEB+Arial,Bold" w:eastAsia="Times New Roman" w:hAnsi="IDAJEB+Arial,Bold" w:cs="IDAJEB+Arial,Bold"/>
      <w:color w:val="000000"/>
      <w:sz w:val="24"/>
      <w:szCs w:val="24"/>
      <w:lang w:eastAsia="ko-KR"/>
    </w:rPr>
  </w:style>
  <w:style w:type="numbering" w:customStyle="1" w:styleId="PartStepSubStepList">
    <w:name w:val="Part_Step_SubStep_List"/>
    <w:basedOn w:val="NoList"/>
    <w:uiPriority w:val="99"/>
    <w:rsid w:val="008C22D9"/>
    <w:pPr>
      <w:numPr>
        <w:numId w:val="13"/>
      </w:numPr>
    </w:pPr>
  </w:style>
  <w:style w:type="character" w:styleId="Hyperlink">
    <w:name w:val="Hyperlink"/>
    <w:unhideWhenUsed/>
    <w:rsid w:val="008C22D9"/>
    <w:rPr>
      <w:color w:val="0000FF"/>
      <w:u w:val="single"/>
    </w:rPr>
  </w:style>
  <w:style w:type="paragraph" w:styleId="Revision">
    <w:name w:val="Revision"/>
    <w:hidden/>
    <w:uiPriority w:val="99"/>
    <w:semiHidden/>
    <w:rsid w:val="008C22D9"/>
    <w:rPr>
      <w:sz w:val="22"/>
      <w:szCs w:val="22"/>
    </w:rPr>
  </w:style>
  <w:style w:type="character" w:customStyle="1" w:styleId="Heading2GrayDnT">
    <w:name w:val="Heading 2 Gray DnT"/>
    <w:basedOn w:val="Heading2Char"/>
    <w:uiPriority w:val="1"/>
    <w:qFormat/>
    <w:rsid w:val="007C4125"/>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7C4125"/>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7C4125"/>
    <w:pPr>
      <w:ind w:left="720"/>
    </w:pPr>
  </w:style>
  <w:style w:type="character" w:customStyle="1" w:styleId="BodyTextL50Char">
    <w:name w:val="Body Text L50 Char"/>
    <w:basedOn w:val="DefaultParagraphFont"/>
    <w:link w:val="BodyTextL50"/>
    <w:rsid w:val="007C4125"/>
    <w:rPr>
      <w:szCs w:val="22"/>
    </w:rPr>
  </w:style>
  <w:style w:type="character" w:customStyle="1" w:styleId="BodyTextL50AnswerChar">
    <w:name w:val="Body Text L50 Answer Char"/>
    <w:basedOn w:val="BodyTextL50Char"/>
    <w:link w:val="BodyTextL50Answer"/>
    <w:rsid w:val="007C4125"/>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7C4125"/>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7C4125"/>
    <w:rPr>
      <w:b/>
      <w:szCs w:val="22"/>
      <w:shd w:val="clear" w:color="auto" w:fill="D9D9D9" w:themeFill="background1" w:themeFillShade="D9"/>
    </w:rPr>
  </w:style>
  <w:style w:type="character" w:customStyle="1" w:styleId="DevConfigsChar">
    <w:name w:val="DevConfigs Char"/>
    <w:basedOn w:val="DefaultParagraphFont"/>
    <w:link w:val="DevConfigs"/>
    <w:rsid w:val="007C4125"/>
    <w:rPr>
      <w:rFonts w:ascii="Courier New" w:hAnsi="Courier New"/>
      <w:szCs w:val="22"/>
    </w:rPr>
  </w:style>
  <w:style w:type="character" w:customStyle="1" w:styleId="DnTbold">
    <w:name w:val="DnT bold"/>
    <w:basedOn w:val="DefaultParagraphFont"/>
    <w:uiPriority w:val="1"/>
    <w:qFormat/>
    <w:rsid w:val="007C4125"/>
    <w:rPr>
      <w:rFonts w:ascii="Arial" w:hAnsi="Arial"/>
      <w:b/>
      <w:sz w:val="20"/>
    </w:rPr>
  </w:style>
  <w:style w:type="character" w:customStyle="1" w:styleId="DnTnobold">
    <w:name w:val="DnT no bold"/>
    <w:basedOn w:val="DefaultParagraphFont"/>
    <w:uiPriority w:val="1"/>
    <w:rsid w:val="007C4125"/>
  </w:style>
  <w:style w:type="paragraph" w:styleId="NormalWeb">
    <w:name w:val="Normal (Web)"/>
    <w:basedOn w:val="Normal"/>
    <w:uiPriority w:val="99"/>
    <w:semiHidden/>
    <w:unhideWhenUsed/>
    <w:rsid w:val="007C412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76762">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8066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E53E9B6576436CA9E6550499783298"/>
        <w:category>
          <w:name w:val="General"/>
          <w:gallery w:val="placeholder"/>
        </w:category>
        <w:types>
          <w:type w:val="bbPlcHdr"/>
        </w:types>
        <w:behaviors>
          <w:behavior w:val="content"/>
        </w:behaviors>
        <w:guid w:val="{9B72F430-73D8-4B10-B6E1-C5A7EE5D6A30}"/>
      </w:docPartPr>
      <w:docPartBody>
        <w:p w:rsidR="007F557E" w:rsidRDefault="001C328B">
          <w:pPr>
            <w:pStyle w:val="4CE53E9B6576436CA9E655049978329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IDAJEB+Arial,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B"/>
    <w:rsid w:val="001C328B"/>
    <w:rsid w:val="002502F9"/>
    <w:rsid w:val="00314EF2"/>
    <w:rsid w:val="003F7801"/>
    <w:rsid w:val="00480BA3"/>
    <w:rsid w:val="00601C46"/>
    <w:rsid w:val="00792BCA"/>
    <w:rsid w:val="007A2C28"/>
    <w:rsid w:val="007F557E"/>
    <w:rsid w:val="008B16A4"/>
    <w:rsid w:val="00AA310D"/>
    <w:rsid w:val="00B80C12"/>
    <w:rsid w:val="00F51273"/>
    <w:rsid w:val="00FA2AA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CE53E9B6576436CA9E6550499783298">
    <w:name w:val="4CE53E9B6576436CA9E6550499783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84</TotalTime>
  <Pages>18</Pages>
  <Words>4381</Words>
  <Characters>24972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Lab - Configure ASA 5506-X Basic Settings Using CLI</vt:lpstr>
    </vt:vector>
  </TitlesOfParts>
  <Company>Cisco Systems, Inc.</Company>
  <LinksUpToDate>false</LinksUpToDate>
  <CharactersWithSpaces>29295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Optional Lab - Configure ASA Basic Settings Using CLI</dc:title>
  <dc:creator>SP</dc:creator>
  <dc:description>2019</dc:description>
  <cp:lastModifiedBy>DAYUTH THY</cp:lastModifiedBy>
  <cp:revision>15</cp:revision>
  <cp:lastPrinted>2026-03-15T07:59:00Z</cp:lastPrinted>
  <dcterms:created xsi:type="dcterms:W3CDTF">2021-03-02T22:14:00Z</dcterms:created>
  <dcterms:modified xsi:type="dcterms:W3CDTF">2026-03-15T08:00:00Z</dcterms:modified>
</cp:coreProperties>
</file>