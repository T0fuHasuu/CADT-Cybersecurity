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9E5B" w14:textId="26B20DB9" w:rsidR="0054770F" w:rsidRPr="00C61450" w:rsidRDefault="0054770F" w:rsidP="00C61450">
      <w:pPr>
        <w:jc w:val="center"/>
        <w:rPr>
          <w:b/>
          <w:bCs/>
          <w:sz w:val="40"/>
          <w:szCs w:val="40"/>
        </w:rPr>
      </w:pPr>
      <w:r w:rsidRPr="00C61450">
        <w:rPr>
          <w:b/>
          <w:bCs/>
          <w:sz w:val="40"/>
          <w:szCs w:val="40"/>
        </w:rPr>
        <w:t xml:space="preserve">ASA LAB </w:t>
      </w:r>
      <w:r w:rsidR="00C61450" w:rsidRPr="00C61450">
        <w:rPr>
          <w:b/>
          <w:bCs/>
          <w:sz w:val="40"/>
          <w:szCs w:val="40"/>
        </w:rPr>
        <w:t>(THY</w:t>
      </w:r>
      <w:r w:rsidRPr="00C61450">
        <w:rPr>
          <w:b/>
          <w:bCs/>
          <w:sz w:val="40"/>
          <w:szCs w:val="40"/>
        </w:rPr>
        <w:t xml:space="preserve"> </w:t>
      </w:r>
      <w:r w:rsidR="00C61450" w:rsidRPr="00C61450">
        <w:rPr>
          <w:b/>
          <w:bCs/>
          <w:sz w:val="40"/>
          <w:szCs w:val="40"/>
        </w:rPr>
        <w:t>DAYUTH)</w:t>
      </w:r>
      <w:r w:rsidR="00C61450">
        <w:rPr>
          <w:b/>
          <w:bCs/>
          <w:sz w:val="40"/>
          <w:szCs w:val="40"/>
        </w:rPr>
        <w:t xml:space="preserve"> Group 1</w:t>
      </w:r>
      <w:ins w:id="0" w:author="DAYUTH THY" w:date="2026-03-15T16:00:00Z" w16du:dateUtc="2026-03-15T09:00:00Z">
        <w:r w:rsidR="00141DE3" w:rsidRPr="00C61450">
          <w:rPr>
            <w:b/>
            <w:bCs/>
            <w:sz w:val="40"/>
            <w:szCs w:val="40"/>
          </w:rPr>
          <w:t xml:space="preserve"> Group 1</w:t>
        </w:r>
      </w:ins>
    </w:p>
    <w:p w14:paraId="7CEDF0BA" w14:textId="77777777" w:rsidR="00141DE3" w:rsidRDefault="00141DE3"/>
    <w:p w14:paraId="5913D3C0" w14:textId="788D4415" w:rsidR="00141DE3" w:rsidRDefault="00141DE3" w:rsidP="00C61450">
      <w:pPr>
        <w:jc w:val="center"/>
        <w:rPr>
          <w:ins w:id="1" w:author="DAYUTH THY" w:date="2026-03-15T16:00:00Z" w16du:dateUtc="2026-03-15T09:00:00Z"/>
        </w:rPr>
        <w:pPrChange w:id="2" w:author="DAYUTH THY" w:date="2026-03-15T16:00:00Z" w16du:dateUtc="2026-03-15T09:00:00Z">
          <w:pPr/>
        </w:pPrChange>
      </w:pPr>
      <w:r>
        <w:t>Topology</w:t>
      </w:r>
    </w:p>
    <w:p w14:paraId="6BFCA5B4" w14:textId="414DC2FA" w:rsidR="00141DE3" w:rsidRDefault="00141DE3" w:rsidP="00C61450">
      <w:pPr>
        <w:jc w:val="center"/>
      </w:pPr>
      <w:ins w:id="3" w:author="DAYUTH THY" w:date="2026-03-15T16:00:00Z" w16du:dateUtc="2026-03-15T09:00:00Z">
        <w:r w:rsidRPr="00141DE3">
          <w:drawing>
            <wp:inline distT="0" distB="0" distL="0" distR="0" wp14:anchorId="5F3DBF0B" wp14:editId="3C5B0CE9">
              <wp:extent cx="5731510" cy="5487670"/>
              <wp:effectExtent l="0" t="0" r="2540" b="0"/>
              <wp:docPr id="175825297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58252972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54876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6DA8224" w14:textId="10A8A375" w:rsidR="0054770F" w:rsidRDefault="00C61450">
      <w:r>
        <w:rPr>
          <w:noProof/>
        </w:rPr>
        <w:drawing>
          <wp:inline distT="0" distB="0" distL="0" distR="0" wp14:anchorId="4473005F" wp14:editId="3F325072">
            <wp:extent cx="5731510" cy="5487670"/>
            <wp:effectExtent l="0" t="0" r="2540" b="0"/>
            <wp:docPr id="19152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4F07" w14:textId="77777777" w:rsidR="00C61450" w:rsidRDefault="00C61450"/>
    <w:p w14:paraId="7E6B61E9" w14:textId="77777777" w:rsidR="00C61450" w:rsidRDefault="00C61450"/>
    <w:p w14:paraId="7E439856" w14:textId="77777777" w:rsidR="00C61450" w:rsidRDefault="00C61450"/>
    <w:p w14:paraId="3DF4B0FD" w14:textId="77777777" w:rsidR="00C61450" w:rsidRDefault="00C61450"/>
    <w:p w14:paraId="1FDFDDD5" w14:textId="77777777" w:rsidR="00C61450" w:rsidRDefault="00C61450"/>
    <w:p w14:paraId="4DFD5D9A" w14:textId="77777777" w:rsidR="00C61450" w:rsidRDefault="00C61450"/>
    <w:p w14:paraId="7C6CA71D" w14:textId="77777777" w:rsidR="00C61450" w:rsidRDefault="00C61450"/>
    <w:p w14:paraId="75414AE4" w14:textId="05020DCB" w:rsidR="00040ABD" w:rsidRDefault="00040ABD" w:rsidP="00040ABD">
      <w:pPr>
        <w:pStyle w:val="ListParagraph"/>
        <w:numPr>
          <w:ilvl w:val="0"/>
          <w:numId w:val="1"/>
        </w:numPr>
      </w:pPr>
      <w:r>
        <w:t>Show Run</w:t>
      </w:r>
    </w:p>
    <w:p w14:paraId="4662CD1B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ciscoasa</w:t>
      </w:r>
      <w:proofErr w:type="spellEnd"/>
      <w:r w:rsidRPr="00141DE3">
        <w:rPr>
          <w:highlight w:val="red"/>
        </w:rPr>
        <w:t># show run</w:t>
      </w:r>
    </w:p>
    <w:p w14:paraId="57635162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: Saved</w:t>
      </w:r>
    </w:p>
    <w:p w14:paraId="18360EDF" w14:textId="77777777" w:rsidR="00040ABD" w:rsidRPr="00141DE3" w:rsidRDefault="00040ABD" w:rsidP="00040ABD">
      <w:pPr>
        <w:rPr>
          <w:highlight w:val="red"/>
        </w:rPr>
      </w:pPr>
    </w:p>
    <w:p w14:paraId="6CE5348F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:</w:t>
      </w:r>
    </w:p>
    <w:p w14:paraId="301E50F4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: Serial Number: 9AL5BLSCCN6</w:t>
      </w:r>
    </w:p>
    <w:p w14:paraId="161475F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: Hardware:   ASAv, 2048 MB RAM, CPU Xeon 5500 series 2809 MHz</w:t>
      </w:r>
    </w:p>
    <w:p w14:paraId="29FF1A1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:</w:t>
      </w:r>
    </w:p>
    <w:p w14:paraId="3A99B502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ASA Version 9.8(3)</w:t>
      </w:r>
    </w:p>
    <w:p w14:paraId="35C1EBD6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6B814FF9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hostname </w:t>
      </w:r>
      <w:proofErr w:type="spellStart"/>
      <w:r w:rsidRPr="00141DE3">
        <w:rPr>
          <w:highlight w:val="red"/>
        </w:rPr>
        <w:t>ciscoasa</w:t>
      </w:r>
      <w:proofErr w:type="spellEnd"/>
    </w:p>
    <w:p w14:paraId="5AE5FE7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enable password $sha512$5000$Vp7lLmpz+JbmGq2jg/z9ZQ==$Zy9UTVep05IBMhYJHamDdQ== pbkdf2</w:t>
      </w:r>
    </w:p>
    <w:p w14:paraId="4460E524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names</w:t>
      </w:r>
    </w:p>
    <w:p w14:paraId="544366DA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no mac-address auto</w:t>
      </w:r>
    </w:p>
    <w:p w14:paraId="38CD8BB1" w14:textId="77777777" w:rsidR="00040ABD" w:rsidRPr="00141DE3" w:rsidRDefault="00040ABD" w:rsidP="00040ABD">
      <w:pPr>
        <w:rPr>
          <w:highlight w:val="red"/>
        </w:rPr>
      </w:pPr>
    </w:p>
    <w:p w14:paraId="4074DE9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5E8D1AA7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interface GigabitEthernet0/0</w:t>
      </w:r>
    </w:p>
    <w:p w14:paraId="66446EE7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nameif</w:t>
      </w:r>
      <w:proofErr w:type="spellEnd"/>
      <w:r w:rsidRPr="00141DE3">
        <w:rPr>
          <w:highlight w:val="red"/>
        </w:rPr>
        <w:t xml:space="preserve"> outside</w:t>
      </w:r>
    </w:p>
    <w:p w14:paraId="6A5F85E2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security-level 0</w:t>
      </w:r>
    </w:p>
    <w:p w14:paraId="6DA01381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 xml:space="preserve"> address 209.165.200.226 255.255.255.248</w:t>
      </w:r>
    </w:p>
    <w:p w14:paraId="311924F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2CACD1C2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interface GigabitEthernet0/1</w:t>
      </w:r>
    </w:p>
    <w:p w14:paraId="7CF7BCC4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nameif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dmz</w:t>
      </w:r>
      <w:proofErr w:type="spellEnd"/>
    </w:p>
    <w:p w14:paraId="47119B5F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security-level 50</w:t>
      </w:r>
    </w:p>
    <w:p w14:paraId="09826235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 xml:space="preserve"> address 172.16.33.1 255.255.255.128</w:t>
      </w:r>
    </w:p>
    <w:p w14:paraId="69FE44CC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2826D341" w14:textId="5AA23321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interface GigabitEthernet0/2</w:t>
      </w:r>
    </w:p>
    <w:p w14:paraId="13226ED1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nameif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dmz</w:t>
      </w:r>
      <w:proofErr w:type="spellEnd"/>
    </w:p>
    <w:p w14:paraId="2B02090A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security-level 50</w:t>
      </w:r>
    </w:p>
    <w:p w14:paraId="0821988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 xml:space="preserve"> address 172.16.33.1 255.255.255.128</w:t>
      </w:r>
    </w:p>
    <w:p w14:paraId="0BE643D9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1BC5A185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interface GigabitEthernet0/2</w:t>
      </w:r>
    </w:p>
    <w:p w14:paraId="07D21BF3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nameif</w:t>
      </w:r>
      <w:proofErr w:type="spellEnd"/>
      <w:r w:rsidRPr="00141DE3">
        <w:rPr>
          <w:highlight w:val="red"/>
        </w:rPr>
        <w:t xml:space="preserve"> inside</w:t>
      </w:r>
    </w:p>
    <w:p w14:paraId="2286E856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security-level 100</w:t>
      </w:r>
    </w:p>
    <w:p w14:paraId="2C8BE16B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 xml:space="preserve"> address 172.16.33.129 255.255.255.128</w:t>
      </w:r>
    </w:p>
    <w:p w14:paraId="0D5385D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58432768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interface Management0/0</w:t>
      </w:r>
    </w:p>
    <w:p w14:paraId="234B9C7F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shutdown</w:t>
      </w:r>
    </w:p>
    <w:p w14:paraId="26BF7434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no </w:t>
      </w:r>
      <w:proofErr w:type="spellStart"/>
      <w:r w:rsidRPr="00141DE3">
        <w:rPr>
          <w:highlight w:val="red"/>
        </w:rPr>
        <w:t>nameif</w:t>
      </w:r>
      <w:proofErr w:type="spellEnd"/>
    </w:p>
    <w:p w14:paraId="19D9ADFC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no security-level</w:t>
      </w:r>
    </w:p>
    <w:p w14:paraId="4EF44DC6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no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 xml:space="preserve"> address</w:t>
      </w:r>
    </w:p>
    <w:p w14:paraId="0D588BBC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18F566D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ftp mode passive</w:t>
      </w:r>
    </w:p>
    <w:p w14:paraId="197815A3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object network INSIDE_NET</w:t>
      </w:r>
    </w:p>
    <w:p w14:paraId="2EE2D087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subnet 172.16.33.128 255.255.255.128</w:t>
      </w:r>
    </w:p>
    <w:p w14:paraId="4E669B5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object network DMZ_SERVER</w:t>
      </w:r>
    </w:p>
    <w:p w14:paraId="51633432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host 172.16.33.2</w:t>
      </w:r>
    </w:p>
    <w:p w14:paraId="65D65434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access-list OUTSIDE_IN extended permit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 xml:space="preserve"> any object DMZ_SERVER </w:t>
      </w:r>
      <w:proofErr w:type="spellStart"/>
      <w:r w:rsidRPr="00141DE3">
        <w:rPr>
          <w:highlight w:val="red"/>
        </w:rPr>
        <w:t>eq</w:t>
      </w:r>
      <w:proofErr w:type="spellEnd"/>
      <w:r w:rsidRPr="00141DE3">
        <w:rPr>
          <w:highlight w:val="red"/>
        </w:rPr>
        <w:t xml:space="preserve"> www</w:t>
      </w:r>
    </w:p>
    <w:p w14:paraId="6A693A43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access-list OUTSIDE_IN extended permit </w:t>
      </w:r>
      <w:proofErr w:type="spellStart"/>
      <w:r w:rsidRPr="00141DE3">
        <w:rPr>
          <w:highlight w:val="red"/>
        </w:rPr>
        <w:t>icmp</w:t>
      </w:r>
      <w:proofErr w:type="spellEnd"/>
      <w:r w:rsidRPr="00141DE3">
        <w:rPr>
          <w:highlight w:val="red"/>
        </w:rPr>
        <w:t xml:space="preserve"> any </w:t>
      </w:r>
      <w:proofErr w:type="spellStart"/>
      <w:r w:rsidRPr="00141DE3">
        <w:rPr>
          <w:highlight w:val="red"/>
        </w:rPr>
        <w:t>any</w:t>
      </w:r>
      <w:proofErr w:type="spellEnd"/>
      <w:r w:rsidRPr="00141DE3">
        <w:rPr>
          <w:highlight w:val="red"/>
        </w:rPr>
        <w:t xml:space="preserve"> echo-reply</w:t>
      </w:r>
    </w:p>
    <w:p w14:paraId="61ED0157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access-list OUTSIDE_IN extended permit </w:t>
      </w:r>
      <w:proofErr w:type="spellStart"/>
      <w:r w:rsidRPr="00141DE3">
        <w:rPr>
          <w:highlight w:val="red"/>
        </w:rPr>
        <w:t>icmp</w:t>
      </w:r>
      <w:proofErr w:type="spellEnd"/>
      <w:r w:rsidRPr="00141DE3">
        <w:rPr>
          <w:highlight w:val="red"/>
        </w:rPr>
        <w:t xml:space="preserve"> any </w:t>
      </w:r>
      <w:proofErr w:type="spellStart"/>
      <w:r w:rsidRPr="00141DE3">
        <w:rPr>
          <w:highlight w:val="red"/>
        </w:rPr>
        <w:t>any</w:t>
      </w:r>
      <w:proofErr w:type="spellEnd"/>
      <w:r w:rsidRPr="00141DE3">
        <w:rPr>
          <w:highlight w:val="red"/>
        </w:rPr>
        <w:t xml:space="preserve"> echo</w:t>
      </w:r>
    </w:p>
    <w:p w14:paraId="5C59611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pager lines 23</w:t>
      </w:r>
    </w:p>
    <w:p w14:paraId="6BEF6EB3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mtu</w:t>
      </w:r>
      <w:proofErr w:type="spellEnd"/>
      <w:r w:rsidRPr="00141DE3">
        <w:rPr>
          <w:highlight w:val="red"/>
        </w:rPr>
        <w:t xml:space="preserve"> outside 1500</w:t>
      </w:r>
    </w:p>
    <w:p w14:paraId="5B76A8B6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mtu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dmz</w:t>
      </w:r>
      <w:proofErr w:type="spellEnd"/>
      <w:r w:rsidRPr="00141DE3">
        <w:rPr>
          <w:highlight w:val="red"/>
        </w:rPr>
        <w:t xml:space="preserve"> 1500</w:t>
      </w:r>
    </w:p>
    <w:p w14:paraId="7233264E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mtu</w:t>
      </w:r>
      <w:proofErr w:type="spellEnd"/>
      <w:r w:rsidRPr="00141DE3">
        <w:rPr>
          <w:highlight w:val="red"/>
        </w:rPr>
        <w:t xml:space="preserve"> inside 1500</w:t>
      </w:r>
    </w:p>
    <w:p w14:paraId="0C6CEDAE" w14:textId="2F517686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no failover</w:t>
      </w:r>
    </w:p>
    <w:p w14:paraId="59558B6F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icmp</w:t>
      </w:r>
      <w:proofErr w:type="spellEnd"/>
      <w:r w:rsidRPr="00141DE3">
        <w:rPr>
          <w:highlight w:val="red"/>
        </w:rPr>
        <w:t xml:space="preserve"> unreachable rate-limit 1 burst-size 1</w:t>
      </w:r>
    </w:p>
    <w:p w14:paraId="41D2F981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no </w:t>
      </w:r>
      <w:proofErr w:type="spellStart"/>
      <w:r w:rsidRPr="00141DE3">
        <w:rPr>
          <w:highlight w:val="red"/>
        </w:rPr>
        <w:t>asdm</w:t>
      </w:r>
      <w:proofErr w:type="spellEnd"/>
      <w:r w:rsidRPr="00141DE3">
        <w:rPr>
          <w:highlight w:val="red"/>
        </w:rPr>
        <w:t xml:space="preserve"> history enable</w:t>
      </w:r>
    </w:p>
    <w:p w14:paraId="55BAB2C3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arp</w:t>
      </w:r>
      <w:proofErr w:type="spellEnd"/>
      <w:r w:rsidRPr="00141DE3">
        <w:rPr>
          <w:highlight w:val="red"/>
        </w:rPr>
        <w:t xml:space="preserve"> timeout 14400</w:t>
      </w:r>
    </w:p>
    <w:p w14:paraId="7668C811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no </w:t>
      </w:r>
      <w:proofErr w:type="spellStart"/>
      <w:r w:rsidRPr="00141DE3">
        <w:rPr>
          <w:highlight w:val="red"/>
        </w:rPr>
        <w:t>arp</w:t>
      </w:r>
      <w:proofErr w:type="spellEnd"/>
      <w:r w:rsidRPr="00141DE3">
        <w:rPr>
          <w:highlight w:val="red"/>
        </w:rPr>
        <w:t xml:space="preserve"> permit-nonconnected</w:t>
      </w:r>
    </w:p>
    <w:p w14:paraId="2CD01D3A" w14:textId="77777777" w:rsidR="00040ABD" w:rsidRPr="00141DE3" w:rsidRDefault="00040ABD" w:rsidP="00040ABD">
      <w:pPr>
        <w:rPr>
          <w:highlight w:val="red"/>
        </w:rPr>
      </w:pPr>
      <w:proofErr w:type="spellStart"/>
      <w:r w:rsidRPr="00141DE3">
        <w:rPr>
          <w:highlight w:val="red"/>
        </w:rPr>
        <w:t>arp</w:t>
      </w:r>
      <w:proofErr w:type="spellEnd"/>
      <w:r w:rsidRPr="00141DE3">
        <w:rPr>
          <w:highlight w:val="red"/>
        </w:rPr>
        <w:t xml:space="preserve"> rate-limit 8192</w:t>
      </w:r>
    </w:p>
    <w:p w14:paraId="46FE0706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!</w:t>
      </w:r>
    </w:p>
    <w:p w14:paraId="1A603990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object network INSIDE_NET</w:t>
      </w:r>
    </w:p>
    <w:p w14:paraId="788D0E9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nat</w:t>
      </w:r>
      <w:proofErr w:type="spellEnd"/>
      <w:r w:rsidRPr="00141DE3">
        <w:rPr>
          <w:highlight w:val="red"/>
        </w:rPr>
        <w:t xml:space="preserve"> (</w:t>
      </w:r>
      <w:proofErr w:type="spellStart"/>
      <w:proofErr w:type="gramStart"/>
      <w:r w:rsidRPr="00141DE3">
        <w:rPr>
          <w:highlight w:val="red"/>
        </w:rPr>
        <w:t>inside,outside</w:t>
      </w:r>
      <w:proofErr w:type="spellEnd"/>
      <w:proofErr w:type="gramEnd"/>
      <w:r w:rsidRPr="00141DE3">
        <w:rPr>
          <w:highlight w:val="red"/>
        </w:rPr>
        <w:t>) dynamic interface</w:t>
      </w:r>
    </w:p>
    <w:p w14:paraId="5676C446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object network DMZ_SERVER</w:t>
      </w:r>
    </w:p>
    <w:p w14:paraId="25549B75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nat</w:t>
      </w:r>
      <w:proofErr w:type="spellEnd"/>
      <w:r w:rsidRPr="00141DE3">
        <w:rPr>
          <w:highlight w:val="red"/>
        </w:rPr>
        <w:t xml:space="preserve"> (</w:t>
      </w:r>
      <w:proofErr w:type="spellStart"/>
      <w:proofErr w:type="gramStart"/>
      <w:r w:rsidRPr="00141DE3">
        <w:rPr>
          <w:highlight w:val="red"/>
        </w:rPr>
        <w:t>dmz,outside</w:t>
      </w:r>
      <w:proofErr w:type="spellEnd"/>
      <w:proofErr w:type="gramEnd"/>
      <w:r w:rsidRPr="00141DE3">
        <w:rPr>
          <w:highlight w:val="red"/>
        </w:rPr>
        <w:t>) static 209.165.200.227</w:t>
      </w:r>
    </w:p>
    <w:p w14:paraId="39DC8BC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access-group OUTSIDE_IN in interface outside</w:t>
      </w:r>
    </w:p>
    <w:p w14:paraId="5CEC2F6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route outside 0.0.0.0 0.0.0.0 209.165.200.225 1</w:t>
      </w:r>
    </w:p>
    <w:p w14:paraId="6BE487BE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</w:t>
      </w:r>
      <w:proofErr w:type="spellStart"/>
      <w:r w:rsidRPr="00141DE3">
        <w:rPr>
          <w:highlight w:val="red"/>
        </w:rPr>
        <w:t>xlate</w:t>
      </w:r>
      <w:proofErr w:type="spellEnd"/>
      <w:r w:rsidRPr="00141DE3">
        <w:rPr>
          <w:highlight w:val="red"/>
        </w:rPr>
        <w:t xml:space="preserve"> 3:00:00</w:t>
      </w:r>
    </w:p>
    <w:p w14:paraId="39387CBC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timeout pat-</w:t>
      </w:r>
      <w:proofErr w:type="spellStart"/>
      <w:r w:rsidRPr="00141DE3">
        <w:rPr>
          <w:highlight w:val="red"/>
        </w:rPr>
        <w:t>xlate</w:t>
      </w:r>
      <w:proofErr w:type="spellEnd"/>
      <w:r w:rsidRPr="00141DE3">
        <w:rPr>
          <w:highlight w:val="red"/>
        </w:rPr>
        <w:t xml:space="preserve"> 0:00:30</w:t>
      </w:r>
    </w:p>
    <w:p w14:paraId="471603C0" w14:textId="77777777" w:rsidR="00040ABD" w:rsidRPr="00141DE3" w:rsidRDefault="00040ABD" w:rsidP="00040ABD">
      <w:pPr>
        <w:rPr>
          <w:highlight w:val="red"/>
        </w:rPr>
      </w:pPr>
      <w:proofErr w:type="gramStart"/>
      <w:r w:rsidRPr="00141DE3">
        <w:rPr>
          <w:highlight w:val="red"/>
        </w:rPr>
        <w:t>timeout</w:t>
      </w:r>
      <w:proofErr w:type="gramEnd"/>
      <w:r w:rsidRPr="00141DE3">
        <w:rPr>
          <w:highlight w:val="red"/>
        </w:rPr>
        <w:t xml:space="preserve"> conn 1:00:00 half-closed 0:10:00 </w:t>
      </w:r>
      <w:proofErr w:type="spellStart"/>
      <w:r w:rsidRPr="00141DE3">
        <w:rPr>
          <w:highlight w:val="red"/>
        </w:rPr>
        <w:t>udp</w:t>
      </w:r>
      <w:proofErr w:type="spellEnd"/>
      <w:r w:rsidRPr="00141DE3">
        <w:rPr>
          <w:highlight w:val="red"/>
        </w:rPr>
        <w:t xml:space="preserve"> 0:02:00 </w:t>
      </w:r>
      <w:proofErr w:type="spellStart"/>
      <w:r w:rsidRPr="00141DE3">
        <w:rPr>
          <w:highlight w:val="red"/>
        </w:rPr>
        <w:t>sctp</w:t>
      </w:r>
      <w:proofErr w:type="spellEnd"/>
      <w:r w:rsidRPr="00141DE3">
        <w:rPr>
          <w:highlight w:val="red"/>
        </w:rPr>
        <w:t xml:space="preserve"> 0:02:00 </w:t>
      </w:r>
      <w:proofErr w:type="spellStart"/>
      <w:r w:rsidRPr="00141DE3">
        <w:rPr>
          <w:highlight w:val="red"/>
        </w:rPr>
        <w:t>icmp</w:t>
      </w:r>
      <w:proofErr w:type="spellEnd"/>
      <w:r w:rsidRPr="00141DE3">
        <w:rPr>
          <w:highlight w:val="red"/>
        </w:rPr>
        <w:t xml:space="preserve"> 0:00:02</w:t>
      </w:r>
    </w:p>
    <w:p w14:paraId="329AB338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</w:t>
      </w:r>
      <w:proofErr w:type="spellStart"/>
      <w:r w:rsidRPr="00141DE3">
        <w:rPr>
          <w:highlight w:val="red"/>
        </w:rPr>
        <w:t>sunrpc</w:t>
      </w:r>
      <w:proofErr w:type="spellEnd"/>
      <w:r w:rsidRPr="00141DE3">
        <w:rPr>
          <w:highlight w:val="red"/>
        </w:rPr>
        <w:t xml:space="preserve"> 0:10:00 h323 0:05:00 h225 1:00:00 </w:t>
      </w:r>
      <w:proofErr w:type="spellStart"/>
      <w:r w:rsidRPr="00141DE3">
        <w:rPr>
          <w:highlight w:val="red"/>
        </w:rPr>
        <w:t>mgcp</w:t>
      </w:r>
      <w:proofErr w:type="spellEnd"/>
      <w:r w:rsidRPr="00141DE3">
        <w:rPr>
          <w:highlight w:val="red"/>
        </w:rPr>
        <w:t xml:space="preserve"> 0:05:00 </w:t>
      </w:r>
      <w:proofErr w:type="spellStart"/>
      <w:r w:rsidRPr="00141DE3">
        <w:rPr>
          <w:highlight w:val="red"/>
        </w:rPr>
        <w:t>mgcp</w:t>
      </w:r>
      <w:proofErr w:type="spellEnd"/>
      <w:r w:rsidRPr="00141DE3">
        <w:rPr>
          <w:highlight w:val="red"/>
        </w:rPr>
        <w:t>-pat 0:05:00</w:t>
      </w:r>
    </w:p>
    <w:p w14:paraId="73DA3658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sip 0:30:00 </w:t>
      </w:r>
      <w:proofErr w:type="spellStart"/>
      <w:r w:rsidRPr="00141DE3">
        <w:rPr>
          <w:highlight w:val="red"/>
        </w:rPr>
        <w:t>sip_media</w:t>
      </w:r>
      <w:proofErr w:type="spellEnd"/>
      <w:r w:rsidRPr="00141DE3">
        <w:rPr>
          <w:highlight w:val="red"/>
        </w:rPr>
        <w:t xml:space="preserve"> 0:02:00 sip-invite 0:03:00 sip-disconnect 0:02:00</w:t>
      </w:r>
    </w:p>
    <w:p w14:paraId="1563C75B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sip-provisional-media 0:02:00 </w:t>
      </w:r>
      <w:proofErr w:type="spellStart"/>
      <w:r w:rsidRPr="00141DE3">
        <w:rPr>
          <w:highlight w:val="red"/>
        </w:rPr>
        <w:t>uauth</w:t>
      </w:r>
      <w:proofErr w:type="spellEnd"/>
      <w:r w:rsidRPr="00141DE3">
        <w:rPr>
          <w:highlight w:val="red"/>
        </w:rPr>
        <w:t xml:space="preserve"> 0:05:00 absolute</w:t>
      </w:r>
    </w:p>
    <w:p w14:paraId="2FE3AB6D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>-proxy-reassembly 0:01:00</w:t>
      </w:r>
    </w:p>
    <w:p w14:paraId="4C34455F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timeout floating-conn 0:00:00</w:t>
      </w:r>
    </w:p>
    <w:p w14:paraId="0C562003" w14:textId="77777777" w:rsidR="00040ABD" w:rsidRPr="00141DE3" w:rsidRDefault="00040ABD" w:rsidP="00040ABD">
      <w:pPr>
        <w:rPr>
          <w:highlight w:val="red"/>
        </w:rPr>
      </w:pPr>
      <w:proofErr w:type="gramStart"/>
      <w:r w:rsidRPr="00141DE3">
        <w:rPr>
          <w:highlight w:val="red"/>
        </w:rPr>
        <w:t>timeout</w:t>
      </w:r>
      <w:proofErr w:type="gramEnd"/>
      <w:r w:rsidRPr="00141DE3">
        <w:rPr>
          <w:highlight w:val="red"/>
        </w:rPr>
        <w:t xml:space="preserve"> conn-</w:t>
      </w:r>
      <w:proofErr w:type="spellStart"/>
      <w:r w:rsidRPr="00141DE3">
        <w:rPr>
          <w:highlight w:val="red"/>
        </w:rPr>
        <w:t>holddown</w:t>
      </w:r>
      <w:proofErr w:type="spellEnd"/>
      <w:r w:rsidRPr="00141DE3">
        <w:rPr>
          <w:highlight w:val="red"/>
        </w:rPr>
        <w:t xml:space="preserve"> 0:00:15</w:t>
      </w:r>
    </w:p>
    <w:p w14:paraId="5F16C60A" w14:textId="77777777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 xml:space="preserve">timeout </w:t>
      </w:r>
      <w:proofErr w:type="spellStart"/>
      <w:r w:rsidRPr="00141DE3">
        <w:rPr>
          <w:highlight w:val="red"/>
        </w:rPr>
        <w:t>igp</w:t>
      </w:r>
      <w:proofErr w:type="spellEnd"/>
      <w:r w:rsidRPr="00141DE3">
        <w:rPr>
          <w:highlight w:val="red"/>
        </w:rPr>
        <w:t xml:space="preserve"> stale-route 0:01:10</w:t>
      </w:r>
    </w:p>
    <w:p w14:paraId="2AC486ED" w14:textId="07B85B42" w:rsidR="00040ABD" w:rsidRPr="00141DE3" w:rsidRDefault="00040ABD" w:rsidP="00040ABD">
      <w:pPr>
        <w:rPr>
          <w:highlight w:val="red"/>
        </w:rPr>
      </w:pPr>
      <w:r w:rsidRPr="00141DE3">
        <w:rPr>
          <w:highlight w:val="red"/>
        </w:rPr>
        <w:t>user-identity default-domain LOCAL</w:t>
      </w:r>
    </w:p>
    <w:p w14:paraId="2E255762" w14:textId="77777777" w:rsidR="00141DE3" w:rsidRPr="00141DE3" w:rsidRDefault="00141DE3" w:rsidP="00141DE3">
      <w:pPr>
        <w:rPr>
          <w:highlight w:val="red"/>
        </w:rPr>
      </w:pPr>
      <w:proofErr w:type="spellStart"/>
      <w:r w:rsidRPr="00141DE3">
        <w:rPr>
          <w:highlight w:val="red"/>
        </w:rPr>
        <w:t>aaa</w:t>
      </w:r>
      <w:proofErr w:type="spellEnd"/>
      <w:r w:rsidRPr="00141DE3">
        <w:rPr>
          <w:highlight w:val="red"/>
        </w:rPr>
        <w:t xml:space="preserve"> authentication login-history</w:t>
      </w:r>
    </w:p>
    <w:p w14:paraId="6996087D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no </w:t>
      </w:r>
      <w:proofErr w:type="spellStart"/>
      <w:r w:rsidRPr="00141DE3">
        <w:rPr>
          <w:highlight w:val="red"/>
        </w:rPr>
        <w:t>snmp</w:t>
      </w:r>
      <w:proofErr w:type="spellEnd"/>
      <w:r w:rsidRPr="00141DE3">
        <w:rPr>
          <w:highlight w:val="red"/>
        </w:rPr>
        <w:t>-server location</w:t>
      </w:r>
    </w:p>
    <w:p w14:paraId="3BD0A4F6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no </w:t>
      </w:r>
      <w:proofErr w:type="spellStart"/>
      <w:r w:rsidRPr="00141DE3">
        <w:rPr>
          <w:highlight w:val="red"/>
        </w:rPr>
        <w:t>snmp</w:t>
      </w:r>
      <w:proofErr w:type="spellEnd"/>
      <w:r w:rsidRPr="00141DE3">
        <w:rPr>
          <w:highlight w:val="red"/>
        </w:rPr>
        <w:t>-server contact</w:t>
      </w:r>
    </w:p>
    <w:p w14:paraId="4E554D61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crypto </w:t>
      </w:r>
      <w:proofErr w:type="spellStart"/>
      <w:r w:rsidRPr="00141DE3">
        <w:rPr>
          <w:highlight w:val="red"/>
        </w:rPr>
        <w:t>ipsec</w:t>
      </w:r>
      <w:proofErr w:type="spellEnd"/>
      <w:r w:rsidRPr="00141DE3">
        <w:rPr>
          <w:highlight w:val="red"/>
        </w:rPr>
        <w:t xml:space="preserve"> security-association </w:t>
      </w:r>
      <w:proofErr w:type="spellStart"/>
      <w:r w:rsidRPr="00141DE3">
        <w:rPr>
          <w:highlight w:val="red"/>
        </w:rPr>
        <w:t>pmtu</w:t>
      </w:r>
      <w:proofErr w:type="spellEnd"/>
      <w:r w:rsidRPr="00141DE3">
        <w:rPr>
          <w:highlight w:val="red"/>
        </w:rPr>
        <w:t>-aging infinite</w:t>
      </w:r>
    </w:p>
    <w:p w14:paraId="39865E2D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crypto ca </w:t>
      </w:r>
      <w:proofErr w:type="spellStart"/>
      <w:r w:rsidRPr="00141DE3">
        <w:rPr>
          <w:highlight w:val="red"/>
        </w:rPr>
        <w:t>trustpoint</w:t>
      </w:r>
      <w:proofErr w:type="spellEnd"/>
      <w:r w:rsidRPr="00141DE3">
        <w:rPr>
          <w:highlight w:val="red"/>
        </w:rPr>
        <w:t xml:space="preserve"> _</w:t>
      </w:r>
      <w:proofErr w:type="spellStart"/>
      <w:r w:rsidRPr="00141DE3">
        <w:rPr>
          <w:highlight w:val="red"/>
        </w:rPr>
        <w:t>SmartCallHome_ServerCA</w:t>
      </w:r>
      <w:proofErr w:type="spellEnd"/>
    </w:p>
    <w:p w14:paraId="72D7B950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no validation-usage</w:t>
      </w:r>
    </w:p>
    <w:p w14:paraId="58ED3184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crl</w:t>
      </w:r>
      <w:proofErr w:type="spellEnd"/>
      <w:r w:rsidRPr="00141DE3">
        <w:rPr>
          <w:highlight w:val="red"/>
        </w:rPr>
        <w:t xml:space="preserve"> configure</w:t>
      </w:r>
    </w:p>
    <w:p w14:paraId="1E916DBF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crypto ca </w:t>
      </w:r>
      <w:proofErr w:type="spellStart"/>
      <w:r w:rsidRPr="00141DE3">
        <w:rPr>
          <w:highlight w:val="red"/>
        </w:rPr>
        <w:t>trustpool</w:t>
      </w:r>
      <w:proofErr w:type="spellEnd"/>
      <w:r w:rsidRPr="00141DE3">
        <w:rPr>
          <w:highlight w:val="red"/>
        </w:rPr>
        <w:t xml:space="preserve"> policy</w:t>
      </w:r>
    </w:p>
    <w:p w14:paraId="4C2BF53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auto-import</w:t>
      </w:r>
    </w:p>
    <w:p w14:paraId="4D6B9EC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telnet timeout 5</w:t>
      </w:r>
    </w:p>
    <w:p w14:paraId="34B79AB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ssh </w:t>
      </w:r>
      <w:proofErr w:type="spellStart"/>
      <w:r w:rsidRPr="00141DE3">
        <w:rPr>
          <w:highlight w:val="red"/>
        </w:rPr>
        <w:t>stricthostkeycheck</w:t>
      </w:r>
      <w:proofErr w:type="spellEnd"/>
    </w:p>
    <w:p w14:paraId="02B7A844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ssh timeout 5</w:t>
      </w:r>
    </w:p>
    <w:p w14:paraId="5ABEF23F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ssh key-exchange group dh-group1-sha1</w:t>
      </w:r>
    </w:p>
    <w:p w14:paraId="6A6047E8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console timeout 0</w:t>
      </w:r>
    </w:p>
    <w:p w14:paraId="0AB38B24" w14:textId="77777777" w:rsidR="00141DE3" w:rsidRPr="00141DE3" w:rsidRDefault="00141DE3" w:rsidP="00141DE3">
      <w:pPr>
        <w:rPr>
          <w:highlight w:val="red"/>
        </w:rPr>
      </w:pPr>
      <w:proofErr w:type="spellStart"/>
      <w:r w:rsidRPr="00141DE3">
        <w:rPr>
          <w:highlight w:val="red"/>
        </w:rPr>
        <w:t>dhcpd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dns</w:t>
      </w:r>
      <w:proofErr w:type="spellEnd"/>
      <w:r w:rsidRPr="00141DE3">
        <w:rPr>
          <w:highlight w:val="red"/>
        </w:rPr>
        <w:t xml:space="preserve"> 172.16.33.2</w:t>
      </w:r>
    </w:p>
    <w:p w14:paraId="24EDA139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4B4EC393" w14:textId="77777777" w:rsidR="00141DE3" w:rsidRPr="00141DE3" w:rsidRDefault="00141DE3" w:rsidP="00141DE3">
      <w:pPr>
        <w:rPr>
          <w:highlight w:val="red"/>
        </w:rPr>
      </w:pPr>
      <w:proofErr w:type="spellStart"/>
      <w:r w:rsidRPr="00141DE3">
        <w:rPr>
          <w:highlight w:val="red"/>
        </w:rPr>
        <w:t>dhcpd</w:t>
      </w:r>
      <w:proofErr w:type="spellEnd"/>
      <w:r w:rsidRPr="00141DE3">
        <w:rPr>
          <w:highlight w:val="red"/>
        </w:rPr>
        <w:t xml:space="preserve"> address 172.16.33.135-172.16.33.150 inside</w:t>
      </w:r>
    </w:p>
    <w:p w14:paraId="27B1BD43" w14:textId="77777777" w:rsidR="00141DE3" w:rsidRPr="00141DE3" w:rsidRDefault="00141DE3" w:rsidP="00141DE3">
      <w:pPr>
        <w:rPr>
          <w:highlight w:val="red"/>
        </w:rPr>
      </w:pPr>
      <w:proofErr w:type="spellStart"/>
      <w:r w:rsidRPr="00141DE3">
        <w:rPr>
          <w:highlight w:val="red"/>
        </w:rPr>
        <w:t>dhcpd</w:t>
      </w:r>
      <w:proofErr w:type="spellEnd"/>
      <w:r w:rsidRPr="00141DE3">
        <w:rPr>
          <w:highlight w:val="red"/>
        </w:rPr>
        <w:t xml:space="preserve"> enable inside</w:t>
      </w:r>
    </w:p>
    <w:p w14:paraId="68B68B8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3E13B23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threat-detection basic-threat</w:t>
      </w:r>
    </w:p>
    <w:p w14:paraId="14A94266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threat-detection statistics access-list</w:t>
      </w:r>
    </w:p>
    <w:p w14:paraId="3C65090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no threat-detection statistics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>-intercept</w:t>
      </w:r>
    </w:p>
    <w:p w14:paraId="632B39A2" w14:textId="0B189123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dynamic-access-policy-record </w:t>
      </w:r>
      <w:proofErr w:type="spellStart"/>
      <w:r w:rsidRPr="00141DE3">
        <w:rPr>
          <w:highlight w:val="red"/>
        </w:rPr>
        <w:t>DfltAccessPolicy</w:t>
      </w:r>
      <w:proofErr w:type="spellEnd"/>
    </w:p>
    <w:p w14:paraId="2D661E6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41A911E3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class-map </w:t>
      </w:r>
      <w:proofErr w:type="spellStart"/>
      <w:r w:rsidRPr="00141DE3">
        <w:rPr>
          <w:highlight w:val="red"/>
        </w:rPr>
        <w:t>inspection_default</w:t>
      </w:r>
      <w:proofErr w:type="spellEnd"/>
    </w:p>
    <w:p w14:paraId="0E1FFB59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match default-inspection-traffic</w:t>
      </w:r>
    </w:p>
    <w:p w14:paraId="7BFA3C8D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49F1E868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606DA8EF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policy-map type </w:t>
      </w:r>
      <w:proofErr w:type="gramStart"/>
      <w:r w:rsidRPr="00141DE3">
        <w:rPr>
          <w:highlight w:val="red"/>
        </w:rPr>
        <w:t>inspect</w:t>
      </w:r>
      <w:proofErr w:type="gram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dns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preset_dns_map</w:t>
      </w:r>
      <w:proofErr w:type="spellEnd"/>
    </w:p>
    <w:p w14:paraId="69F6B9C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parameters</w:t>
      </w:r>
    </w:p>
    <w:p w14:paraId="3942092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client auto</w:t>
      </w:r>
    </w:p>
    <w:p w14:paraId="3565A1F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512</w:t>
      </w:r>
    </w:p>
    <w:p w14:paraId="17034C30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no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>-inspection</w:t>
      </w:r>
    </w:p>
    <w:p w14:paraId="748E7D8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policy-map </w:t>
      </w:r>
      <w:proofErr w:type="spellStart"/>
      <w:r w:rsidRPr="00141DE3">
        <w:rPr>
          <w:highlight w:val="red"/>
        </w:rPr>
        <w:t>global_policy</w:t>
      </w:r>
      <w:proofErr w:type="spellEnd"/>
    </w:p>
    <w:p w14:paraId="19730881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class </w:t>
      </w:r>
      <w:proofErr w:type="spellStart"/>
      <w:r w:rsidRPr="00141DE3">
        <w:rPr>
          <w:highlight w:val="red"/>
        </w:rPr>
        <w:t>inspection_default</w:t>
      </w:r>
      <w:proofErr w:type="spellEnd"/>
    </w:p>
    <w:p w14:paraId="6D19E998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ip</w:t>
      </w:r>
      <w:proofErr w:type="spellEnd"/>
      <w:r w:rsidRPr="00141DE3">
        <w:rPr>
          <w:highlight w:val="red"/>
        </w:rPr>
        <w:t>-options</w:t>
      </w:r>
    </w:p>
    <w:p w14:paraId="162356EB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netbios</w:t>
      </w:r>
      <w:proofErr w:type="spellEnd"/>
    </w:p>
    <w:p w14:paraId="64CA420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rtsp</w:t>
      </w:r>
      <w:proofErr w:type="spellEnd"/>
    </w:p>
    <w:p w14:paraId="3E53B30D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sunrpc</w:t>
      </w:r>
      <w:proofErr w:type="spellEnd"/>
    </w:p>
    <w:p w14:paraId="2C08CF84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tftp</w:t>
      </w:r>
      <w:proofErr w:type="spellEnd"/>
    </w:p>
    <w:p w14:paraId="690DD3F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xdmcp</w:t>
      </w:r>
      <w:proofErr w:type="spellEnd"/>
    </w:p>
    <w:p w14:paraId="5289A2D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dns</w:t>
      </w:r>
      <w:proofErr w:type="spell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preset_dns_map</w:t>
      </w:r>
      <w:proofErr w:type="spellEnd"/>
    </w:p>
    <w:p w14:paraId="0538F278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ftp</w:t>
      </w:r>
    </w:p>
    <w:p w14:paraId="74BA895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h323 h225</w:t>
      </w:r>
    </w:p>
    <w:p w14:paraId="3333745F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h323 </w:t>
      </w:r>
      <w:proofErr w:type="spellStart"/>
      <w:r w:rsidRPr="00141DE3">
        <w:rPr>
          <w:highlight w:val="red"/>
        </w:rPr>
        <w:t>ras</w:t>
      </w:r>
      <w:proofErr w:type="spellEnd"/>
    </w:p>
    <w:p w14:paraId="2579AE57" w14:textId="580428F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rsh</w:t>
      </w:r>
      <w:proofErr w:type="spellEnd"/>
    </w:p>
    <w:p w14:paraId="54222BBC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esmtp</w:t>
      </w:r>
      <w:proofErr w:type="spellEnd"/>
    </w:p>
    <w:p w14:paraId="3DF4BADE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sqlnet</w:t>
      </w:r>
      <w:proofErr w:type="spellEnd"/>
    </w:p>
    <w:p w14:paraId="70B19BE1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sip</w:t>
      </w:r>
    </w:p>
    <w:p w14:paraId="68B600A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skinny</w:t>
      </w:r>
    </w:p>
    <w:p w14:paraId="2943A82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inspect </w:t>
      </w:r>
      <w:proofErr w:type="spellStart"/>
      <w:r w:rsidRPr="00141DE3">
        <w:rPr>
          <w:highlight w:val="red"/>
        </w:rPr>
        <w:t>icmp</w:t>
      </w:r>
      <w:proofErr w:type="spellEnd"/>
    </w:p>
    <w:p w14:paraId="23970E2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policy-map type </w:t>
      </w:r>
      <w:proofErr w:type="gramStart"/>
      <w:r w:rsidRPr="00141DE3">
        <w:rPr>
          <w:highlight w:val="red"/>
        </w:rPr>
        <w:t>inspect</w:t>
      </w:r>
      <w:proofErr w:type="gram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dns</w:t>
      </w:r>
      <w:proofErr w:type="spellEnd"/>
      <w:r w:rsidRPr="00141DE3">
        <w:rPr>
          <w:highlight w:val="red"/>
        </w:rPr>
        <w:t xml:space="preserve"> migrated_dns_map_2</w:t>
      </w:r>
    </w:p>
    <w:p w14:paraId="7506BF2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parameters</w:t>
      </w:r>
    </w:p>
    <w:p w14:paraId="1EE095A9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client auto</w:t>
      </w:r>
    </w:p>
    <w:p w14:paraId="28DA4159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512</w:t>
      </w:r>
    </w:p>
    <w:p w14:paraId="5809BBB6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no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>-inspection</w:t>
      </w:r>
    </w:p>
    <w:p w14:paraId="087320CB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policy-map type </w:t>
      </w:r>
      <w:proofErr w:type="gramStart"/>
      <w:r w:rsidRPr="00141DE3">
        <w:rPr>
          <w:highlight w:val="red"/>
        </w:rPr>
        <w:t>inspect</w:t>
      </w:r>
      <w:proofErr w:type="gramEnd"/>
      <w:r w:rsidRPr="00141DE3">
        <w:rPr>
          <w:highlight w:val="red"/>
        </w:rPr>
        <w:t xml:space="preserve"> </w:t>
      </w:r>
      <w:proofErr w:type="spellStart"/>
      <w:r w:rsidRPr="00141DE3">
        <w:rPr>
          <w:highlight w:val="red"/>
        </w:rPr>
        <w:t>dns</w:t>
      </w:r>
      <w:proofErr w:type="spellEnd"/>
      <w:r w:rsidRPr="00141DE3">
        <w:rPr>
          <w:highlight w:val="red"/>
        </w:rPr>
        <w:t xml:space="preserve"> migrated_dns_map_1</w:t>
      </w:r>
    </w:p>
    <w:p w14:paraId="43BDBFE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parameters</w:t>
      </w:r>
    </w:p>
    <w:p w14:paraId="61779E3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client auto</w:t>
      </w:r>
    </w:p>
    <w:p w14:paraId="44FD7EA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message-length maximum 512</w:t>
      </w:r>
    </w:p>
    <w:p w14:paraId="4BF0518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no </w:t>
      </w:r>
      <w:proofErr w:type="spellStart"/>
      <w:r w:rsidRPr="00141DE3">
        <w:rPr>
          <w:highlight w:val="red"/>
        </w:rPr>
        <w:t>tcp</w:t>
      </w:r>
      <w:proofErr w:type="spellEnd"/>
      <w:r w:rsidRPr="00141DE3">
        <w:rPr>
          <w:highlight w:val="red"/>
        </w:rPr>
        <w:t>-inspection</w:t>
      </w:r>
    </w:p>
    <w:p w14:paraId="5D74ED8D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!</w:t>
      </w:r>
    </w:p>
    <w:p w14:paraId="69CA32EE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service-policy </w:t>
      </w:r>
      <w:proofErr w:type="spellStart"/>
      <w:r w:rsidRPr="00141DE3">
        <w:rPr>
          <w:highlight w:val="red"/>
        </w:rPr>
        <w:t>global_policy</w:t>
      </w:r>
      <w:proofErr w:type="spellEnd"/>
      <w:r w:rsidRPr="00141DE3">
        <w:rPr>
          <w:highlight w:val="red"/>
        </w:rPr>
        <w:t xml:space="preserve"> global</w:t>
      </w:r>
    </w:p>
    <w:p w14:paraId="0D10C63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prompt hostname context</w:t>
      </w:r>
    </w:p>
    <w:p w14:paraId="57908863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call-home reporting anonymous prompt 2</w:t>
      </w:r>
    </w:p>
    <w:p w14:paraId="5ECD3373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call-home</w:t>
      </w:r>
    </w:p>
    <w:p w14:paraId="013BBBC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profile CiscoTAC-1</w:t>
      </w:r>
    </w:p>
    <w:p w14:paraId="6B9FF54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no active</w:t>
      </w:r>
    </w:p>
    <w:p w14:paraId="6B90D8E7" w14:textId="09167B0C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destination address http </w:t>
      </w:r>
      <w:hyperlink r:id="rId7" w:history="1">
        <w:r w:rsidRPr="00141DE3">
          <w:rPr>
            <w:rStyle w:val="Hyperlink"/>
            <w:highlight w:val="red"/>
          </w:rPr>
          <w:t>https://tools.cisco.com/its/service/oddce/services/DDCEService</w:t>
        </w:r>
      </w:hyperlink>
    </w:p>
    <w:p w14:paraId="2E27A285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destination address email callhome@cisco.com</w:t>
      </w:r>
    </w:p>
    <w:p w14:paraId="4192A30E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destination transport-method http</w:t>
      </w:r>
    </w:p>
    <w:p w14:paraId="318628A7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subscribe-to-alert-group diagnostic</w:t>
      </w:r>
    </w:p>
    <w:p w14:paraId="02D25CF9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subscribe-to-alert-group environment</w:t>
      </w:r>
    </w:p>
    <w:p w14:paraId="5B4568D0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subscribe-to-alert-group inventory periodic monthly</w:t>
      </w:r>
    </w:p>
    <w:p w14:paraId="10D2E1CA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subscribe-to-alert-group configuration periodic monthly</w:t>
      </w:r>
    </w:p>
    <w:p w14:paraId="052CADEC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 xml:space="preserve">  subscribe-to-alert-group telemetry periodic daily</w:t>
      </w:r>
    </w:p>
    <w:p w14:paraId="1E18D84E" w14:textId="77777777" w:rsidR="00141DE3" w:rsidRPr="00141DE3" w:rsidRDefault="00141DE3" w:rsidP="00141DE3">
      <w:pPr>
        <w:rPr>
          <w:highlight w:val="red"/>
        </w:rPr>
      </w:pPr>
      <w:r w:rsidRPr="00141DE3">
        <w:rPr>
          <w:highlight w:val="red"/>
        </w:rPr>
        <w:t>Cryptochecksum:388a298f3d330a436adb11b92f8511a2</w:t>
      </w:r>
    </w:p>
    <w:p w14:paraId="17DE4339" w14:textId="3A2EEA33" w:rsidR="00141DE3" w:rsidRDefault="00141DE3" w:rsidP="00141DE3">
      <w:r w:rsidRPr="00141DE3">
        <w:rPr>
          <w:highlight w:val="red"/>
        </w:rPr>
        <w:t>: end</w:t>
      </w:r>
    </w:p>
    <w:p w14:paraId="03868BCA" w14:textId="698D9856" w:rsidR="00040ABD" w:rsidRDefault="00040ABD" w:rsidP="00040ABD">
      <w:pPr>
        <w:pStyle w:val="ListParagraph"/>
        <w:numPr>
          <w:ilvl w:val="0"/>
          <w:numId w:val="1"/>
        </w:numPr>
      </w:pPr>
      <w:r>
        <w:t>Show Run SSH</w:t>
      </w:r>
    </w:p>
    <w:p w14:paraId="0D637D39" w14:textId="0BA542F1" w:rsidR="00141DE3" w:rsidRDefault="00141DE3" w:rsidP="00141DE3">
      <w:r w:rsidRPr="00141DE3">
        <w:drawing>
          <wp:inline distT="0" distB="0" distL="0" distR="0" wp14:anchorId="48C0127F" wp14:editId="0B926529">
            <wp:extent cx="3324689" cy="971686"/>
            <wp:effectExtent l="0" t="0" r="0" b="0"/>
            <wp:docPr id="62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4FFB" w14:textId="4C660BAA" w:rsidR="00040ABD" w:rsidRDefault="00040ABD" w:rsidP="00040ABD">
      <w:pPr>
        <w:pStyle w:val="ListParagraph"/>
        <w:numPr>
          <w:ilvl w:val="0"/>
          <w:numId w:val="1"/>
        </w:numPr>
      </w:pPr>
      <w:r>
        <w:t>Show route</w:t>
      </w:r>
    </w:p>
    <w:p w14:paraId="2E35598D" w14:textId="69AEBAB1" w:rsidR="00040ABD" w:rsidRDefault="00141DE3" w:rsidP="00141DE3">
      <w:r w:rsidRPr="00141DE3">
        <w:drawing>
          <wp:inline distT="0" distB="0" distL="0" distR="0" wp14:anchorId="349192B4" wp14:editId="5A34F5B8">
            <wp:extent cx="5731510" cy="2801620"/>
            <wp:effectExtent l="0" t="0" r="2540" b="0"/>
            <wp:docPr id="12725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9D80" w14:textId="238CEED9" w:rsidR="00040ABD" w:rsidRDefault="00040ABD" w:rsidP="00040ABD">
      <w:pPr>
        <w:pStyle w:val="ListParagraph"/>
        <w:numPr>
          <w:ilvl w:val="0"/>
          <w:numId w:val="1"/>
        </w:numPr>
      </w:pPr>
      <w:r>
        <w:t xml:space="preserve">Show </w:t>
      </w:r>
      <w:proofErr w:type="spellStart"/>
      <w:r>
        <w:t>nat</w:t>
      </w:r>
      <w:proofErr w:type="spellEnd"/>
    </w:p>
    <w:p w14:paraId="6B5BCCF9" w14:textId="26CE8B24" w:rsidR="00141DE3" w:rsidRDefault="00141DE3" w:rsidP="00141DE3">
      <w:r w:rsidRPr="00141DE3">
        <w:drawing>
          <wp:inline distT="0" distB="0" distL="0" distR="0" wp14:anchorId="5CBCAF61" wp14:editId="4DA10B22">
            <wp:extent cx="5372850" cy="1305107"/>
            <wp:effectExtent l="0" t="0" r="0" b="9525"/>
            <wp:docPr id="137049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5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CCD7" w14:textId="7F88DA61" w:rsidR="00040ABD" w:rsidRDefault="00040ABD" w:rsidP="00040ABD">
      <w:pPr>
        <w:pStyle w:val="ListParagraph"/>
        <w:numPr>
          <w:ilvl w:val="0"/>
          <w:numId w:val="1"/>
        </w:numPr>
      </w:pPr>
      <w:r>
        <w:t xml:space="preserve">Show </w:t>
      </w:r>
      <w:proofErr w:type="spellStart"/>
      <w:r>
        <w:t>xlate</w:t>
      </w:r>
      <w:proofErr w:type="spellEnd"/>
    </w:p>
    <w:p w14:paraId="46D2A431" w14:textId="5507FFD8" w:rsidR="00141DE3" w:rsidRDefault="00141DE3" w:rsidP="00141DE3">
      <w:r w:rsidRPr="00141DE3">
        <w:drawing>
          <wp:inline distT="0" distB="0" distL="0" distR="0" wp14:anchorId="2EEED863" wp14:editId="50A8CFCA">
            <wp:extent cx="5731510" cy="1071880"/>
            <wp:effectExtent l="0" t="0" r="2540" b="0"/>
            <wp:docPr id="3822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9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6E81" w14:textId="4206E591" w:rsidR="00040ABD" w:rsidRDefault="00040ABD" w:rsidP="00040ABD">
      <w:pPr>
        <w:pStyle w:val="ListParagraph"/>
        <w:numPr>
          <w:ilvl w:val="0"/>
          <w:numId w:val="1"/>
        </w:numPr>
      </w:pPr>
      <w:r>
        <w:t>Show access-list</w:t>
      </w:r>
    </w:p>
    <w:p w14:paraId="536AC2AF" w14:textId="731BFE35" w:rsidR="00141DE3" w:rsidRDefault="00141DE3" w:rsidP="00141DE3">
      <w:r w:rsidRPr="00141DE3">
        <w:drawing>
          <wp:inline distT="0" distB="0" distL="0" distR="0" wp14:anchorId="13F41E22" wp14:editId="054FB951">
            <wp:extent cx="5731510" cy="1080770"/>
            <wp:effectExtent l="0" t="0" r="2540" b="5080"/>
            <wp:docPr id="13195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64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D495" w14:textId="1D992BE0" w:rsidR="00040ABD" w:rsidRDefault="00040ABD" w:rsidP="00040ABD">
      <w:pPr>
        <w:pStyle w:val="ListParagraph"/>
        <w:numPr>
          <w:ilvl w:val="0"/>
          <w:numId w:val="1"/>
        </w:numPr>
      </w:pPr>
      <w:r>
        <w:t>Show run access-group</w:t>
      </w:r>
    </w:p>
    <w:p w14:paraId="42159CD9" w14:textId="4335F4B6" w:rsidR="00040ABD" w:rsidRDefault="00141DE3" w:rsidP="00C61450">
      <w:r w:rsidRPr="00141DE3">
        <w:drawing>
          <wp:inline distT="0" distB="0" distL="0" distR="0" wp14:anchorId="71439C97" wp14:editId="49DB4544">
            <wp:extent cx="4020111" cy="504895"/>
            <wp:effectExtent l="0" t="0" r="0" b="9525"/>
            <wp:docPr id="8430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69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F7847"/>
    <w:multiLevelType w:val="hybridMultilevel"/>
    <w:tmpl w:val="C4D0EF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64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YUTH THY">
    <w15:presenceInfo w15:providerId="Windows Live" w15:userId="9d9fa00cbe4449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0F"/>
    <w:rsid w:val="00040ABD"/>
    <w:rsid w:val="000D1D2F"/>
    <w:rsid w:val="00141DE3"/>
    <w:rsid w:val="0054770F"/>
    <w:rsid w:val="00C61450"/>
    <w:rsid w:val="00E775CE"/>
    <w:rsid w:val="00F3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06AB"/>
  <w15:chartTrackingRefBased/>
  <w15:docId w15:val="{1EBBA97F-9559-4C85-ACF2-1AF8286B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DE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41D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tools.cisco.com/its/service/oddce/services/DDCEService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DAYUTH THY</dc:creator>
  <cp:keywords/>
  <dc:description/>
  <cp:lastModifiedBy>DAYUTH THY</cp:lastModifiedBy>
  <cp:revision>2</cp:revision>
  <cp:lastPrinted>2026-03-15T09:14:00Z</cp:lastPrinted>
  <dcterms:created xsi:type="dcterms:W3CDTF">2026-03-15T08:37:00Z</dcterms:created>
  <dcterms:modified xsi:type="dcterms:W3CDTF">2026-03-15T09:14:00Z</dcterms:modified>
</cp:coreProperties>
</file>